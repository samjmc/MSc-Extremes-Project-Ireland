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page" w:horzAnchor="margin" w:tblpXSpec="center" w:tblpY="687"/>
        <w:tblW w:w="10536" w:type="dxa"/>
        <w:tblLayout w:type="fixed"/>
        <w:tblLook w:val="0000" w:firstRow="0" w:lastRow="0" w:firstColumn="0" w:lastColumn="0" w:noHBand="0" w:noVBand="0"/>
      </w:tblPr>
      <w:tblGrid>
        <w:gridCol w:w="6660"/>
        <w:gridCol w:w="3876"/>
      </w:tblGrid>
      <w:tr w:rsidR="00E84EDD" w:rsidRPr="00D85136" w14:paraId="2AD7E818" w14:textId="77777777" w:rsidTr="00C36BF2">
        <w:tblPrEx>
          <w:tblCellMar>
            <w:top w:w="0" w:type="dxa"/>
            <w:bottom w:w="0" w:type="dxa"/>
          </w:tblCellMar>
        </w:tblPrEx>
        <w:trPr>
          <w:cantSplit/>
          <w:trHeight w:val="1231"/>
        </w:trPr>
        <w:tc>
          <w:tcPr>
            <w:tcW w:w="6660" w:type="dxa"/>
          </w:tcPr>
          <w:p w14:paraId="5599BEE8" w14:textId="77777777" w:rsidR="00E84EDD" w:rsidRPr="00D85136" w:rsidRDefault="00E84EDD" w:rsidP="00E84EDD">
            <w:pPr>
              <w:rPr>
                <w:rFonts w:ascii="Times New Roman" w:hAnsi="Times New Roman" w:cs="Times New Roman"/>
                <w:sz w:val="18"/>
                <w:szCs w:val="18"/>
              </w:rPr>
            </w:pPr>
            <w:r w:rsidRPr="00D85136">
              <w:rPr>
                <w:rFonts w:ascii="Times New Roman" w:hAnsi="Times New Roman" w:cs="Times New Roman"/>
                <w:b/>
                <w:smallCaps/>
                <w:sz w:val="18"/>
                <w:szCs w:val="18"/>
              </w:rPr>
              <w:t>Maynooth University</w:t>
            </w:r>
          </w:p>
          <w:p w14:paraId="063DA15A" w14:textId="77777777" w:rsidR="00E84EDD" w:rsidRPr="00D85136" w:rsidRDefault="00E84EDD" w:rsidP="00E84EDD">
            <w:pPr>
              <w:rPr>
                <w:rFonts w:ascii="Times New Roman" w:hAnsi="Times New Roman" w:cs="Times New Roman"/>
                <w:sz w:val="18"/>
                <w:szCs w:val="18"/>
              </w:rPr>
            </w:pPr>
            <w:r w:rsidRPr="00D85136">
              <w:rPr>
                <w:rFonts w:ascii="Times New Roman" w:hAnsi="Times New Roman" w:cs="Times New Roman"/>
                <w:smallCaps/>
                <w:sz w:val="18"/>
                <w:szCs w:val="18"/>
              </w:rPr>
              <w:t>Maynooth, Co. Kildare, Ireland</w:t>
            </w:r>
          </w:p>
          <w:p w14:paraId="0563AFB9" w14:textId="77777777" w:rsidR="00E84EDD" w:rsidRPr="00D85136" w:rsidRDefault="00E84EDD" w:rsidP="00E84EDD">
            <w:pPr>
              <w:rPr>
                <w:rFonts w:ascii="Times New Roman" w:hAnsi="Times New Roman" w:cs="Times New Roman"/>
                <w:b/>
                <w:smallCaps/>
                <w:sz w:val="18"/>
                <w:szCs w:val="18"/>
                <w:lang w:val="pt-BR"/>
              </w:rPr>
            </w:pPr>
            <w:r w:rsidRPr="00D85136">
              <w:rPr>
                <w:rFonts w:ascii="Times New Roman" w:hAnsi="Times New Roman" w:cs="Times New Roman"/>
                <w:b/>
                <w:smallCaps/>
                <w:sz w:val="18"/>
                <w:szCs w:val="18"/>
                <w:lang w:val="pt-BR"/>
              </w:rPr>
              <w:t>Ollscoil mhá nuad</w:t>
            </w:r>
          </w:p>
          <w:p w14:paraId="5C58FE42" w14:textId="77777777" w:rsidR="00E84EDD" w:rsidRPr="00D85136" w:rsidRDefault="00E84EDD" w:rsidP="00E84EDD">
            <w:pPr>
              <w:rPr>
                <w:rFonts w:ascii="Times New Roman" w:hAnsi="Times New Roman" w:cs="Times New Roman"/>
                <w:bCs/>
                <w:smallCaps/>
                <w:sz w:val="18"/>
                <w:szCs w:val="18"/>
                <w:lang w:val="pt-BR"/>
              </w:rPr>
            </w:pPr>
            <w:r w:rsidRPr="00D85136">
              <w:rPr>
                <w:rFonts w:ascii="Times New Roman" w:hAnsi="Times New Roman" w:cs="Times New Roman"/>
                <w:bCs/>
                <w:smallCaps/>
                <w:sz w:val="18"/>
                <w:szCs w:val="18"/>
                <w:lang w:val="pt-BR"/>
              </w:rPr>
              <w:t>maigh nuad, co chill dara, éire</w:t>
            </w:r>
          </w:p>
          <w:p w14:paraId="5D1F10B4" w14:textId="77777777" w:rsidR="00E84EDD" w:rsidRPr="00D85136" w:rsidRDefault="00E84EDD" w:rsidP="00E84EDD">
            <w:pPr>
              <w:rPr>
                <w:rFonts w:ascii="Times New Roman" w:hAnsi="Times New Roman" w:cs="Times New Roman"/>
                <w:sz w:val="18"/>
                <w:szCs w:val="18"/>
                <w:lang w:val="pt-BR"/>
              </w:rPr>
            </w:pPr>
          </w:p>
          <w:p w14:paraId="0BD0A45B" w14:textId="77777777" w:rsidR="00E84EDD" w:rsidRPr="00D85136" w:rsidRDefault="00E84EDD" w:rsidP="00E84EDD">
            <w:pPr>
              <w:rPr>
                <w:rFonts w:ascii="Times New Roman" w:hAnsi="Times New Roman" w:cs="Times New Roman"/>
                <w:b/>
                <w:smallCaps/>
                <w:sz w:val="18"/>
                <w:szCs w:val="18"/>
              </w:rPr>
            </w:pPr>
            <w:r w:rsidRPr="00D85136">
              <w:rPr>
                <w:rFonts w:ascii="Times New Roman" w:hAnsi="Times New Roman" w:cs="Times New Roman"/>
                <w:b/>
                <w:smallCaps/>
                <w:sz w:val="18"/>
                <w:szCs w:val="18"/>
              </w:rPr>
              <w:t xml:space="preserve">School of Modern Languages, Literatures </w:t>
            </w:r>
            <w:smartTag w:uri="urn:schemas-microsoft-com:office:smarttags" w:element="stockticker">
              <w:r w:rsidRPr="00D85136">
                <w:rPr>
                  <w:rFonts w:ascii="Times New Roman" w:hAnsi="Times New Roman" w:cs="Times New Roman"/>
                  <w:b/>
                  <w:smallCaps/>
                  <w:sz w:val="18"/>
                  <w:szCs w:val="18"/>
                </w:rPr>
                <w:t>and</w:t>
              </w:r>
            </w:smartTag>
            <w:r w:rsidRPr="00D85136">
              <w:rPr>
                <w:rFonts w:ascii="Times New Roman" w:hAnsi="Times New Roman" w:cs="Times New Roman"/>
                <w:b/>
                <w:smallCaps/>
                <w:sz w:val="18"/>
                <w:szCs w:val="18"/>
              </w:rPr>
              <w:t xml:space="preserve"> Cultures </w:t>
            </w:r>
          </w:p>
          <w:p w14:paraId="0B4C7990" w14:textId="355A60DA" w:rsidR="00E84EDD" w:rsidRPr="00D85136" w:rsidRDefault="00E84EDD" w:rsidP="00E84EDD">
            <w:pPr>
              <w:rPr>
                <w:rFonts w:ascii="Times New Roman" w:hAnsi="Times New Roman" w:cs="Times New Roman"/>
                <w:bCs/>
                <w:smallCaps/>
                <w:sz w:val="18"/>
                <w:szCs w:val="18"/>
                <w:lang w:val="pt-PT"/>
              </w:rPr>
            </w:pPr>
            <w:r w:rsidRPr="00D85136">
              <w:rPr>
                <w:rFonts w:ascii="Times New Roman" w:hAnsi="Times New Roman" w:cs="Times New Roman"/>
                <w:bCs/>
                <w:smallCaps/>
                <w:sz w:val="18"/>
                <w:szCs w:val="18"/>
                <w:lang w:val="pt-PT"/>
              </w:rPr>
              <w:t>Scoil na Nua-Theangacha, na Litríochtaí agus na gCultúr</w:t>
            </w:r>
          </w:p>
        </w:tc>
        <w:tc>
          <w:tcPr>
            <w:tcW w:w="3876" w:type="dxa"/>
          </w:tcPr>
          <w:p w14:paraId="0FE036CC" w14:textId="77777777" w:rsidR="00E84EDD" w:rsidRPr="00D85136" w:rsidRDefault="00E84EDD" w:rsidP="00E84EDD">
            <w:pPr>
              <w:jc w:val="right"/>
              <w:rPr>
                <w:rFonts w:ascii="Times New Roman" w:hAnsi="Times New Roman" w:cs="Times New Roman"/>
                <w:sz w:val="18"/>
                <w:szCs w:val="18"/>
                <w:lang w:val="pt-PT"/>
              </w:rPr>
            </w:pPr>
            <w:r w:rsidRPr="00D85136">
              <w:rPr>
                <w:rFonts w:ascii="Times New Roman" w:hAnsi="Times New Roman" w:cs="Times New Roman"/>
                <w:noProof/>
                <w:sz w:val="18"/>
                <w:szCs w:val="18"/>
              </w:rPr>
              <w:drawing>
                <wp:inline distT="0" distB="0" distL="0" distR="0" wp14:anchorId="37EFAB7F" wp14:editId="24317621">
                  <wp:extent cx="1912620" cy="853440"/>
                  <wp:effectExtent l="0" t="0" r="0" b="3810"/>
                  <wp:docPr id="20905414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41461"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2620" cy="853440"/>
                          </a:xfrm>
                          <a:prstGeom prst="rect">
                            <a:avLst/>
                          </a:prstGeom>
                          <a:noFill/>
                          <a:ln>
                            <a:noFill/>
                          </a:ln>
                        </pic:spPr>
                      </pic:pic>
                    </a:graphicData>
                  </a:graphic>
                </wp:inline>
              </w:drawing>
            </w:r>
          </w:p>
          <w:p w14:paraId="27A2ED67" w14:textId="77777777" w:rsidR="00E84EDD" w:rsidRPr="00D85136" w:rsidRDefault="00E84EDD" w:rsidP="00E84EDD">
            <w:pPr>
              <w:jc w:val="center"/>
              <w:rPr>
                <w:rFonts w:ascii="Times New Roman" w:hAnsi="Times New Roman" w:cs="Times New Roman"/>
                <w:sz w:val="18"/>
                <w:szCs w:val="18"/>
              </w:rPr>
            </w:pPr>
          </w:p>
          <w:p w14:paraId="307A5239" w14:textId="77777777" w:rsidR="00E84EDD" w:rsidRPr="00D85136" w:rsidRDefault="00E84EDD" w:rsidP="00E84EDD">
            <w:pPr>
              <w:jc w:val="center"/>
              <w:rPr>
                <w:rFonts w:ascii="Times New Roman" w:hAnsi="Times New Roman" w:cs="Times New Roman"/>
                <w:sz w:val="18"/>
                <w:szCs w:val="18"/>
              </w:rPr>
            </w:pPr>
          </w:p>
          <w:p w14:paraId="5FB12B53" w14:textId="77777777" w:rsidR="00E84EDD" w:rsidRPr="00D85136" w:rsidRDefault="00E84EDD" w:rsidP="00E84EDD">
            <w:pPr>
              <w:jc w:val="right"/>
              <w:rPr>
                <w:rFonts w:ascii="Times New Roman" w:hAnsi="Times New Roman" w:cs="Times New Roman"/>
                <w:sz w:val="18"/>
                <w:szCs w:val="18"/>
              </w:rPr>
            </w:pPr>
          </w:p>
        </w:tc>
      </w:tr>
    </w:tbl>
    <w:p w14:paraId="26408333" w14:textId="6D3BEDE3" w:rsidR="00575ADB" w:rsidRPr="00D85136" w:rsidRDefault="00575ADB" w:rsidP="00D85136">
      <w:pPr>
        <w:jc w:val="center"/>
        <w:rPr>
          <w:rFonts w:ascii="Times New Roman" w:hAnsi="Times New Roman" w:cs="Times New Roman"/>
          <w:sz w:val="32"/>
          <w:szCs w:val="32"/>
        </w:rPr>
      </w:pPr>
      <w:r w:rsidRPr="00D85136">
        <w:rPr>
          <w:rFonts w:ascii="Times New Roman" w:hAnsi="Times New Roman" w:cs="Times New Roman"/>
          <w:sz w:val="32"/>
          <w:szCs w:val="32"/>
        </w:rPr>
        <w:t>Maynooth University SMLLC</w:t>
      </w:r>
    </w:p>
    <w:p w14:paraId="13F5F500" w14:textId="77777777" w:rsidR="00575ADB" w:rsidRPr="00D85136" w:rsidRDefault="00575ADB" w:rsidP="00D85136">
      <w:pPr>
        <w:jc w:val="center"/>
        <w:rPr>
          <w:rFonts w:ascii="Times New Roman" w:hAnsi="Times New Roman" w:cs="Times New Roman"/>
        </w:rPr>
      </w:pPr>
      <w:r w:rsidRPr="00D85136">
        <w:rPr>
          <w:rFonts w:ascii="Times New Roman" w:hAnsi="Times New Roman" w:cs="Times New Roman"/>
        </w:rPr>
        <w:t>Cover page for submission of essays / projects / assignments</w:t>
      </w:r>
    </w:p>
    <w:p w14:paraId="5DC4C0B0" w14:textId="77777777" w:rsidR="00575ADB" w:rsidRPr="00D85136" w:rsidRDefault="00575ADB" w:rsidP="00D85136">
      <w:pPr>
        <w:jc w:val="center"/>
        <w:rPr>
          <w:rFonts w:ascii="Times New Roman" w:hAnsi="Times New Roman" w:cs="Times New Roman"/>
        </w:rPr>
      </w:pPr>
      <w:r w:rsidRPr="00D85136">
        <w:rPr>
          <w:rFonts w:ascii="Times New Roman" w:hAnsi="Times New Roman" w:cs="Times New Roman"/>
        </w:rPr>
        <w:t>This coversheet must accompany ALL assignments submitted</w:t>
      </w:r>
    </w:p>
    <w:p w14:paraId="602108E9" w14:textId="77777777" w:rsidR="00575ADB" w:rsidRPr="00D85136" w:rsidRDefault="00575ADB" w:rsidP="00575ADB">
      <w:pPr>
        <w:rPr>
          <w:rFonts w:ascii="Times New Roman" w:hAnsi="Times New Roman" w:cs="Times New Roman"/>
        </w:rPr>
      </w:pPr>
    </w:p>
    <w:p w14:paraId="6E5FBED7" w14:textId="123F7D83" w:rsidR="00575ADB" w:rsidRPr="00D85136" w:rsidRDefault="00575ADB" w:rsidP="00575ADB">
      <w:pPr>
        <w:rPr>
          <w:rFonts w:ascii="Times New Roman" w:hAnsi="Times New Roman" w:cs="Times New Roman"/>
        </w:rPr>
      </w:pPr>
      <w:r w:rsidRPr="00D85136">
        <w:rPr>
          <w:rFonts w:ascii="Times New Roman" w:hAnsi="Times New Roman" w:cs="Times New Roman"/>
          <w:b/>
          <w:sz w:val="28"/>
          <w:szCs w:val="28"/>
        </w:rPr>
        <w:t>Student Name:</w:t>
      </w:r>
      <w:r w:rsidRPr="00D85136">
        <w:rPr>
          <w:rFonts w:ascii="Times New Roman" w:hAnsi="Times New Roman" w:cs="Times New Roman"/>
          <w:sz w:val="28"/>
          <w:szCs w:val="28"/>
        </w:rPr>
        <w:t xml:space="preserve"> </w:t>
      </w:r>
      <w:r w:rsidRPr="00D85136">
        <w:rPr>
          <w:rFonts w:ascii="Times New Roman" w:hAnsi="Times New Roman" w:cs="Times New Roman"/>
          <w:sz w:val="28"/>
          <w:szCs w:val="28"/>
        </w:rPr>
        <w:tab/>
      </w:r>
      <w:r w:rsidRPr="00D85136">
        <w:rPr>
          <w:rFonts w:ascii="Times New Roman" w:hAnsi="Times New Roman" w:cs="Times New Roman"/>
          <w:sz w:val="28"/>
          <w:szCs w:val="28"/>
        </w:rPr>
        <w:tab/>
      </w:r>
      <w:r w:rsidRPr="00D85136">
        <w:rPr>
          <w:rFonts w:ascii="Times New Roman" w:hAnsi="Times New Roman" w:cs="Times New Roman"/>
          <w:sz w:val="28"/>
          <w:szCs w:val="28"/>
        </w:rPr>
        <w:tab/>
      </w:r>
      <w:r w:rsidR="00B83732" w:rsidRPr="00D85136">
        <w:rPr>
          <w:rFonts w:ascii="Times New Roman" w:hAnsi="Times New Roman" w:cs="Times New Roman"/>
          <w:sz w:val="28"/>
          <w:szCs w:val="28"/>
        </w:rPr>
        <w:t>Samuel Joseph Mc Donnell</w:t>
      </w:r>
    </w:p>
    <w:p w14:paraId="4731DD85" w14:textId="1508FB52" w:rsidR="00575ADB" w:rsidRPr="00D85136" w:rsidRDefault="00575ADB" w:rsidP="00575ADB">
      <w:pPr>
        <w:rPr>
          <w:rFonts w:ascii="Times New Roman" w:hAnsi="Times New Roman" w:cs="Times New Roman"/>
        </w:rPr>
      </w:pPr>
      <w:r w:rsidRPr="00D85136">
        <w:rPr>
          <w:rFonts w:ascii="Times New Roman" w:hAnsi="Times New Roman" w:cs="Times New Roman"/>
          <w:b/>
          <w:sz w:val="28"/>
          <w:szCs w:val="28"/>
        </w:rPr>
        <w:t>Student Number:</w:t>
      </w:r>
      <w:r w:rsidRPr="00D85136">
        <w:rPr>
          <w:rFonts w:ascii="Times New Roman" w:hAnsi="Times New Roman" w:cs="Times New Roman"/>
          <w:sz w:val="28"/>
          <w:szCs w:val="28"/>
        </w:rPr>
        <w:t xml:space="preserve"> </w:t>
      </w:r>
      <w:r w:rsidRPr="00D85136">
        <w:rPr>
          <w:rFonts w:ascii="Times New Roman" w:hAnsi="Times New Roman" w:cs="Times New Roman"/>
          <w:sz w:val="28"/>
          <w:szCs w:val="28"/>
        </w:rPr>
        <w:tab/>
      </w:r>
      <w:r w:rsidRPr="00D85136">
        <w:rPr>
          <w:rFonts w:ascii="Times New Roman" w:hAnsi="Times New Roman" w:cs="Times New Roman"/>
          <w:sz w:val="28"/>
          <w:szCs w:val="28"/>
        </w:rPr>
        <w:tab/>
      </w:r>
      <w:r w:rsidR="00B83732" w:rsidRPr="00D85136">
        <w:rPr>
          <w:rFonts w:ascii="Times New Roman" w:hAnsi="Times New Roman" w:cs="Times New Roman"/>
          <w:sz w:val="28"/>
          <w:szCs w:val="28"/>
        </w:rPr>
        <w:t>22252963</w:t>
      </w:r>
    </w:p>
    <w:p w14:paraId="6E8A8B39" w14:textId="1FC9BB42" w:rsidR="00575ADB" w:rsidRPr="00D85136" w:rsidRDefault="00575ADB" w:rsidP="00575ADB">
      <w:pPr>
        <w:rPr>
          <w:rFonts w:ascii="Times New Roman" w:hAnsi="Times New Roman" w:cs="Times New Roman"/>
        </w:rPr>
      </w:pPr>
      <w:r w:rsidRPr="00D85136">
        <w:rPr>
          <w:rFonts w:ascii="Times New Roman" w:hAnsi="Times New Roman" w:cs="Times New Roman"/>
          <w:b/>
          <w:sz w:val="28"/>
          <w:szCs w:val="28"/>
        </w:rPr>
        <w:t>Word Count:</w:t>
      </w:r>
      <w:r w:rsidRPr="00D85136">
        <w:rPr>
          <w:rFonts w:ascii="Times New Roman" w:hAnsi="Times New Roman" w:cs="Times New Roman"/>
          <w:b/>
          <w:sz w:val="28"/>
          <w:szCs w:val="28"/>
        </w:rPr>
        <w:tab/>
      </w:r>
      <w:r w:rsidRPr="00D85136">
        <w:rPr>
          <w:rFonts w:ascii="Times New Roman" w:hAnsi="Times New Roman" w:cs="Times New Roman"/>
          <w:b/>
          <w:sz w:val="28"/>
          <w:szCs w:val="28"/>
        </w:rPr>
        <w:tab/>
      </w:r>
      <w:r w:rsidRPr="00D85136">
        <w:rPr>
          <w:rFonts w:ascii="Times New Roman" w:hAnsi="Times New Roman" w:cs="Times New Roman"/>
          <w:b/>
          <w:sz w:val="28"/>
          <w:szCs w:val="28"/>
        </w:rPr>
        <w:tab/>
      </w:r>
      <w:r w:rsidR="00B83732" w:rsidRPr="00D85136">
        <w:rPr>
          <w:rFonts w:ascii="Times New Roman" w:hAnsi="Times New Roman" w:cs="Times New Roman"/>
          <w:sz w:val="28"/>
          <w:szCs w:val="28"/>
        </w:rPr>
        <w:t>8020</w:t>
      </w:r>
      <w:r w:rsidRPr="00D85136">
        <w:rPr>
          <w:rFonts w:ascii="Times New Roman" w:hAnsi="Times New Roman" w:cs="Times New Roman"/>
          <w:sz w:val="28"/>
          <w:szCs w:val="28"/>
        </w:rPr>
        <w:tab/>
      </w:r>
    </w:p>
    <w:p w14:paraId="1A77F2AF" w14:textId="26EEA895" w:rsidR="00B83732" w:rsidRPr="00D85136" w:rsidRDefault="00575ADB" w:rsidP="00B83732">
      <w:pPr>
        <w:pStyle w:val="paragraph"/>
        <w:spacing w:before="0" w:beforeAutospacing="0" w:after="0" w:afterAutospacing="0"/>
        <w:textAlignment w:val="baseline"/>
        <w:rPr>
          <w:rStyle w:val="normaltextrun"/>
          <w:rFonts w:eastAsiaTheme="majorEastAsia"/>
          <w:sz w:val="28"/>
          <w:szCs w:val="28"/>
        </w:rPr>
      </w:pPr>
      <w:r w:rsidRPr="00D85136">
        <w:rPr>
          <w:b/>
          <w:sz w:val="28"/>
          <w:szCs w:val="28"/>
        </w:rPr>
        <w:t>Title of Essay/Assignment:</w:t>
      </w:r>
      <w:r w:rsidRPr="00D85136">
        <w:rPr>
          <w:sz w:val="28"/>
          <w:szCs w:val="28"/>
        </w:rPr>
        <w:tab/>
      </w:r>
      <w:r w:rsidR="00B83732" w:rsidRPr="00D85136">
        <w:rPr>
          <w:sz w:val="28"/>
          <w:szCs w:val="28"/>
        </w:rPr>
        <w:t>“</w:t>
      </w:r>
      <w:r w:rsidR="00B83732" w:rsidRPr="00D85136">
        <w:rPr>
          <w:rStyle w:val="normaltextrun"/>
          <w:rFonts w:eastAsiaTheme="majorEastAsia"/>
          <w:sz w:val="28"/>
          <w:szCs w:val="28"/>
        </w:rPr>
        <w:t>An Extreme Analysis and Temporal Clustering of Sea Level Surge Exceedances Around the Irish Coastline.</w:t>
      </w:r>
      <w:r w:rsidR="00B83732" w:rsidRPr="00D85136">
        <w:rPr>
          <w:rStyle w:val="normaltextrun"/>
          <w:rFonts w:eastAsiaTheme="majorEastAsia"/>
          <w:sz w:val="28"/>
          <w:szCs w:val="28"/>
        </w:rPr>
        <w:t>”</w:t>
      </w:r>
    </w:p>
    <w:p w14:paraId="460C5693" w14:textId="77777777" w:rsidR="00B83732" w:rsidRPr="00D85136" w:rsidRDefault="00B83732" w:rsidP="00B83732">
      <w:pPr>
        <w:pStyle w:val="paragraph"/>
        <w:spacing w:before="0" w:beforeAutospacing="0" w:after="0" w:afterAutospacing="0"/>
        <w:textAlignment w:val="baseline"/>
        <w:rPr>
          <w:i/>
          <w:iCs/>
          <w:sz w:val="18"/>
          <w:szCs w:val="18"/>
        </w:rPr>
      </w:pPr>
    </w:p>
    <w:p w14:paraId="2E439CAE" w14:textId="742220A0" w:rsidR="00575ADB" w:rsidRPr="00D85136" w:rsidRDefault="00575ADB" w:rsidP="00B83732">
      <w:pPr>
        <w:spacing w:line="360" w:lineRule="auto"/>
        <w:rPr>
          <w:rFonts w:ascii="Times New Roman" w:eastAsia="Arial" w:hAnsi="Times New Roman" w:cs="Times New Roman"/>
          <w:b/>
          <w:sz w:val="28"/>
          <w:szCs w:val="28"/>
        </w:rPr>
      </w:pPr>
      <w:r w:rsidRPr="00D85136">
        <w:rPr>
          <w:rFonts w:ascii="Times New Roman" w:eastAsia="Arial" w:hAnsi="Times New Roman" w:cs="Times New Roman"/>
          <w:b/>
          <w:bCs/>
          <w:sz w:val="28"/>
          <w:szCs w:val="28"/>
        </w:rPr>
        <w:t>Course Code:</w:t>
      </w:r>
      <w:r w:rsidRPr="00D85136">
        <w:rPr>
          <w:rFonts w:ascii="Times New Roman" w:eastAsia="Arial" w:hAnsi="Times New Roman" w:cs="Times New Roman"/>
          <w:sz w:val="28"/>
          <w:szCs w:val="28"/>
        </w:rPr>
        <w:tab/>
      </w:r>
      <w:r w:rsidRPr="00D85136">
        <w:rPr>
          <w:rFonts w:ascii="Times New Roman" w:eastAsia="Arial" w:hAnsi="Times New Roman" w:cs="Times New Roman"/>
          <w:sz w:val="28"/>
          <w:szCs w:val="28"/>
        </w:rPr>
        <w:tab/>
      </w:r>
      <w:r w:rsidRPr="00D85136">
        <w:rPr>
          <w:rFonts w:ascii="Times New Roman" w:eastAsia="Arial" w:hAnsi="Times New Roman" w:cs="Times New Roman"/>
          <w:sz w:val="28"/>
          <w:szCs w:val="28"/>
        </w:rPr>
        <w:tab/>
      </w:r>
      <w:r w:rsidR="00BE47F9" w:rsidRPr="00D85136">
        <w:rPr>
          <w:rFonts w:ascii="Times New Roman" w:eastAsia="Arial" w:hAnsi="Times New Roman" w:cs="Times New Roman"/>
          <w:bCs/>
          <w:sz w:val="28"/>
          <w:szCs w:val="28"/>
        </w:rPr>
        <w:t>MHR64</w:t>
      </w:r>
      <w:r w:rsidR="00E84EDD" w:rsidRPr="00D85136">
        <w:rPr>
          <w:rFonts w:ascii="Times New Roman" w:eastAsia="Arial" w:hAnsi="Times New Roman" w:cs="Times New Roman"/>
          <w:sz w:val="28"/>
          <w:szCs w:val="28"/>
        </w:rPr>
        <w:br/>
      </w:r>
      <w:r w:rsidRPr="00D85136">
        <w:rPr>
          <w:rFonts w:ascii="Times New Roman" w:eastAsia="Arial" w:hAnsi="Times New Roman" w:cs="Times New Roman"/>
          <w:b/>
          <w:bCs/>
          <w:sz w:val="28"/>
          <w:szCs w:val="28"/>
        </w:rPr>
        <w:t>Module Code:</w:t>
      </w:r>
      <w:r w:rsidRPr="00D85136">
        <w:rPr>
          <w:rFonts w:ascii="Times New Roman" w:eastAsia="Arial" w:hAnsi="Times New Roman" w:cs="Times New Roman"/>
          <w:sz w:val="28"/>
          <w:szCs w:val="28"/>
        </w:rPr>
        <w:tab/>
      </w:r>
      <w:r w:rsidRPr="00D85136">
        <w:rPr>
          <w:rFonts w:ascii="Times New Roman" w:eastAsia="Arial" w:hAnsi="Times New Roman" w:cs="Times New Roman"/>
          <w:sz w:val="28"/>
          <w:szCs w:val="28"/>
        </w:rPr>
        <w:tab/>
      </w:r>
      <w:r w:rsidRPr="00D85136">
        <w:rPr>
          <w:rFonts w:ascii="Times New Roman" w:eastAsia="Arial" w:hAnsi="Times New Roman" w:cs="Times New Roman"/>
          <w:sz w:val="28"/>
          <w:szCs w:val="28"/>
        </w:rPr>
        <w:tab/>
      </w:r>
      <w:r w:rsidR="00DB5CED" w:rsidRPr="00D85136">
        <w:rPr>
          <w:rFonts w:ascii="Times New Roman" w:eastAsia="Arial" w:hAnsi="Times New Roman" w:cs="Times New Roman"/>
          <w:sz w:val="28"/>
          <w:szCs w:val="28"/>
        </w:rPr>
        <w:t>ST606[A]</w:t>
      </w:r>
      <w:r w:rsidR="00E84EDD" w:rsidRPr="00D85136">
        <w:rPr>
          <w:rFonts w:ascii="Times New Roman" w:hAnsi="Times New Roman" w:cs="Times New Roman"/>
        </w:rPr>
        <w:br/>
      </w:r>
      <w:r w:rsidRPr="00D85136">
        <w:rPr>
          <w:rFonts w:ascii="Times New Roman" w:hAnsi="Times New Roman" w:cs="Times New Roman"/>
          <w:b/>
          <w:sz w:val="28"/>
          <w:szCs w:val="28"/>
        </w:rPr>
        <w:t>Lecturer/Tutor:</w:t>
      </w:r>
      <w:r w:rsidRPr="00D85136">
        <w:rPr>
          <w:rFonts w:ascii="Times New Roman" w:hAnsi="Times New Roman" w:cs="Times New Roman"/>
          <w:sz w:val="28"/>
          <w:szCs w:val="28"/>
        </w:rPr>
        <w:tab/>
      </w:r>
      <w:r w:rsidRPr="00D85136">
        <w:rPr>
          <w:rFonts w:ascii="Times New Roman" w:hAnsi="Times New Roman" w:cs="Times New Roman"/>
          <w:sz w:val="28"/>
          <w:szCs w:val="28"/>
        </w:rPr>
        <w:tab/>
      </w:r>
      <w:r w:rsidRPr="00D85136">
        <w:rPr>
          <w:rFonts w:ascii="Times New Roman" w:hAnsi="Times New Roman" w:cs="Times New Roman"/>
          <w:sz w:val="28"/>
          <w:szCs w:val="28"/>
        </w:rPr>
        <w:tab/>
      </w:r>
      <w:r w:rsidR="00301E1E" w:rsidRPr="00D85136">
        <w:rPr>
          <w:rFonts w:ascii="Times New Roman" w:hAnsi="Times New Roman" w:cs="Times New Roman"/>
          <w:sz w:val="28"/>
          <w:szCs w:val="28"/>
        </w:rPr>
        <w:t>Dr.</w:t>
      </w:r>
      <w:r w:rsidR="00913ABD" w:rsidRPr="00D85136">
        <w:rPr>
          <w:rFonts w:ascii="Times New Roman" w:hAnsi="Times New Roman" w:cs="Times New Roman"/>
          <w:sz w:val="28"/>
          <w:szCs w:val="28"/>
        </w:rPr>
        <w:t xml:space="preserve"> Niamh Cahill</w:t>
      </w:r>
      <w:r w:rsidR="00E84EDD" w:rsidRPr="00D85136">
        <w:rPr>
          <w:rFonts w:ascii="Times New Roman" w:hAnsi="Times New Roman" w:cs="Times New Roman"/>
        </w:rPr>
        <w:br/>
      </w:r>
      <w:r w:rsidRPr="00D85136">
        <w:rPr>
          <w:rFonts w:ascii="Times New Roman" w:hAnsi="Times New Roman" w:cs="Times New Roman"/>
          <w:b/>
          <w:sz w:val="28"/>
          <w:szCs w:val="28"/>
        </w:rPr>
        <w:t>Due Date:</w:t>
      </w:r>
      <w:r w:rsidRPr="00D85136">
        <w:rPr>
          <w:rFonts w:ascii="Times New Roman" w:hAnsi="Times New Roman" w:cs="Times New Roman"/>
          <w:sz w:val="28"/>
          <w:szCs w:val="28"/>
        </w:rPr>
        <w:tab/>
      </w:r>
      <w:r w:rsidRPr="00D85136">
        <w:rPr>
          <w:rFonts w:ascii="Times New Roman" w:hAnsi="Times New Roman" w:cs="Times New Roman"/>
          <w:sz w:val="28"/>
          <w:szCs w:val="28"/>
        </w:rPr>
        <w:tab/>
      </w:r>
      <w:r w:rsidRPr="00D85136">
        <w:rPr>
          <w:rFonts w:ascii="Times New Roman" w:hAnsi="Times New Roman" w:cs="Times New Roman"/>
          <w:sz w:val="28"/>
          <w:szCs w:val="28"/>
        </w:rPr>
        <w:tab/>
      </w:r>
      <w:r w:rsidRPr="00D85136">
        <w:rPr>
          <w:rFonts w:ascii="Times New Roman" w:hAnsi="Times New Roman" w:cs="Times New Roman"/>
          <w:sz w:val="28"/>
          <w:szCs w:val="28"/>
        </w:rPr>
        <w:tab/>
      </w:r>
      <w:r w:rsidR="00913ABD" w:rsidRPr="00D85136">
        <w:rPr>
          <w:rFonts w:ascii="Times New Roman" w:hAnsi="Times New Roman" w:cs="Times New Roman"/>
          <w:sz w:val="28"/>
          <w:szCs w:val="28"/>
        </w:rPr>
        <w:t>9</w:t>
      </w:r>
      <w:r w:rsidR="00913ABD" w:rsidRPr="00D85136">
        <w:rPr>
          <w:rFonts w:ascii="Times New Roman" w:hAnsi="Times New Roman" w:cs="Times New Roman"/>
          <w:sz w:val="28"/>
          <w:szCs w:val="28"/>
          <w:vertAlign w:val="superscript"/>
        </w:rPr>
        <w:t>th</w:t>
      </w:r>
      <w:r w:rsidR="00913ABD" w:rsidRPr="00D85136">
        <w:rPr>
          <w:rFonts w:ascii="Times New Roman" w:hAnsi="Times New Roman" w:cs="Times New Roman"/>
          <w:sz w:val="28"/>
          <w:szCs w:val="28"/>
        </w:rPr>
        <w:t xml:space="preserve"> August 2024</w:t>
      </w:r>
      <w:r w:rsidR="00E84EDD" w:rsidRPr="00D85136">
        <w:rPr>
          <w:rFonts w:ascii="Times New Roman" w:hAnsi="Times New Roman" w:cs="Times New Roman"/>
        </w:rPr>
        <w:br/>
      </w:r>
      <w:r w:rsidRPr="00D85136">
        <w:rPr>
          <w:rFonts w:ascii="Times New Roman" w:hAnsi="Times New Roman" w:cs="Times New Roman"/>
          <w:b/>
          <w:sz w:val="28"/>
          <w:szCs w:val="28"/>
        </w:rPr>
        <w:t>Declaration by student:</w:t>
      </w:r>
    </w:p>
    <w:p w14:paraId="29A2E9DF" w14:textId="77777777" w:rsidR="00C36BF2" w:rsidRPr="00D85136" w:rsidRDefault="00575ADB" w:rsidP="00C36BF2">
      <w:pPr>
        <w:spacing w:line="360" w:lineRule="auto"/>
        <w:rPr>
          <w:rFonts w:ascii="Times New Roman" w:hAnsi="Times New Roman" w:cs="Times New Roman"/>
        </w:rPr>
      </w:pPr>
      <w:r w:rsidRPr="00D85136">
        <w:rPr>
          <w:rFonts w:ascii="Times New Roman" w:hAnsi="Times New Roman" w:cs="Times New Roman"/>
        </w:rPr>
        <w:t xml:space="preserve">I am aware of what </w:t>
      </w:r>
      <w:r w:rsidRPr="00D85136">
        <w:rPr>
          <w:rFonts w:ascii="Times New Roman" w:hAnsi="Times New Roman" w:cs="Times New Roman"/>
          <w:b/>
        </w:rPr>
        <w:t xml:space="preserve">plagiarism </w:t>
      </w:r>
      <w:r w:rsidRPr="00D85136">
        <w:rPr>
          <w:rFonts w:ascii="Times New Roman" w:hAnsi="Times New Roman" w:cs="Times New Roman"/>
        </w:rPr>
        <w:t>is and hereby confirm that no part of this assignment is plagiarised.</w:t>
      </w:r>
    </w:p>
    <w:p w14:paraId="4791A3CB" w14:textId="581726B3" w:rsidR="00575ADB" w:rsidRPr="00D85136" w:rsidRDefault="00575ADB" w:rsidP="00C36BF2">
      <w:pPr>
        <w:spacing w:line="360" w:lineRule="auto"/>
        <w:rPr>
          <w:rFonts w:ascii="Times New Roman" w:hAnsi="Times New Roman" w:cs="Times New Roman"/>
        </w:rPr>
      </w:pPr>
      <w:r w:rsidRPr="00D85136">
        <w:rPr>
          <w:rFonts w:ascii="Times New Roman" w:hAnsi="Times New Roman" w:cs="Times New Roman"/>
          <w:b/>
          <w:sz w:val="28"/>
          <w:szCs w:val="28"/>
        </w:rPr>
        <w:t>Signed:</w:t>
      </w:r>
      <w:r w:rsidRPr="00D85136">
        <w:rPr>
          <w:rFonts w:ascii="Times New Roman" w:hAnsi="Times New Roman" w:cs="Times New Roman"/>
          <w:b/>
          <w:sz w:val="28"/>
          <w:szCs w:val="28"/>
        </w:rPr>
        <w:tab/>
      </w:r>
      <w:r w:rsidRPr="00D85136">
        <w:rPr>
          <w:rFonts w:ascii="Times New Roman" w:hAnsi="Times New Roman" w:cs="Times New Roman"/>
          <w:b/>
          <w:sz w:val="28"/>
          <w:szCs w:val="28"/>
        </w:rPr>
        <w:tab/>
      </w:r>
      <w:r w:rsidRPr="00D85136">
        <w:rPr>
          <w:rFonts w:ascii="Times New Roman" w:hAnsi="Times New Roman" w:cs="Times New Roman"/>
          <w:b/>
          <w:sz w:val="28"/>
          <w:szCs w:val="28"/>
        </w:rPr>
        <w:tab/>
      </w:r>
      <w:r w:rsidRPr="00D85136">
        <w:rPr>
          <w:rFonts w:ascii="Times New Roman" w:hAnsi="Times New Roman" w:cs="Times New Roman"/>
          <w:b/>
          <w:sz w:val="28"/>
          <w:szCs w:val="28"/>
        </w:rPr>
        <w:tab/>
      </w:r>
      <w:r w:rsidR="00794945" w:rsidRPr="00D85136">
        <w:rPr>
          <w:rFonts w:ascii="Times New Roman" w:hAnsi="Times New Roman" w:cs="Times New Roman"/>
          <w:bCs/>
          <w:sz w:val="28"/>
          <w:szCs w:val="28"/>
        </w:rPr>
        <w:t>Samuel McDonnell</w:t>
      </w:r>
    </w:p>
    <w:p w14:paraId="3A67710D" w14:textId="3E400094" w:rsidR="00575ADB" w:rsidRPr="00D85136" w:rsidRDefault="00575ADB" w:rsidP="00575ADB">
      <w:pPr>
        <w:jc w:val="both"/>
        <w:rPr>
          <w:rFonts w:ascii="Times New Roman" w:hAnsi="Times New Roman" w:cs="Times New Roman"/>
          <w:b/>
          <w:i/>
          <w:iCs/>
        </w:rPr>
      </w:pPr>
      <w:r w:rsidRPr="00D85136">
        <w:rPr>
          <w:rFonts w:ascii="Times New Roman" w:hAnsi="Times New Roman" w:cs="Times New Roman"/>
          <w:b/>
          <w:i/>
          <w:iCs/>
        </w:rPr>
        <w:t>(electronic signatures are acceptable / printed coversheet signed and scanned for inclusion with assignment)</w:t>
      </w:r>
    </w:p>
    <w:p w14:paraId="2D68DCA3" w14:textId="01A51DF2" w:rsidR="00575ADB" w:rsidRDefault="00575ADB" w:rsidP="00575ADB">
      <w:pPr>
        <w:jc w:val="both"/>
        <w:rPr>
          <w:rFonts w:ascii="Times New Roman" w:hAnsi="Times New Roman" w:cs="Times New Roman"/>
          <w:bCs/>
          <w:sz w:val="28"/>
          <w:szCs w:val="28"/>
        </w:rPr>
      </w:pPr>
      <w:r w:rsidRPr="00D85136">
        <w:rPr>
          <w:rFonts w:ascii="Times New Roman" w:hAnsi="Times New Roman" w:cs="Times New Roman"/>
          <w:b/>
          <w:sz w:val="28"/>
          <w:szCs w:val="28"/>
        </w:rPr>
        <w:t>Date:</w:t>
      </w:r>
      <w:r w:rsidRPr="00D85136">
        <w:rPr>
          <w:rFonts w:ascii="Times New Roman" w:hAnsi="Times New Roman" w:cs="Times New Roman"/>
          <w:b/>
          <w:sz w:val="28"/>
          <w:szCs w:val="28"/>
        </w:rPr>
        <w:tab/>
      </w:r>
      <w:r w:rsidRPr="00D85136">
        <w:rPr>
          <w:rFonts w:ascii="Times New Roman" w:hAnsi="Times New Roman" w:cs="Times New Roman"/>
          <w:b/>
          <w:sz w:val="28"/>
          <w:szCs w:val="28"/>
        </w:rPr>
        <w:tab/>
      </w:r>
      <w:r w:rsidRPr="00D85136">
        <w:rPr>
          <w:rFonts w:ascii="Times New Roman" w:hAnsi="Times New Roman" w:cs="Times New Roman"/>
          <w:b/>
          <w:sz w:val="28"/>
          <w:szCs w:val="28"/>
        </w:rPr>
        <w:tab/>
      </w:r>
      <w:r w:rsidRPr="00D85136">
        <w:rPr>
          <w:rFonts w:ascii="Times New Roman" w:hAnsi="Times New Roman" w:cs="Times New Roman"/>
          <w:b/>
          <w:sz w:val="28"/>
          <w:szCs w:val="28"/>
        </w:rPr>
        <w:tab/>
      </w:r>
      <w:r w:rsidRPr="00D85136">
        <w:rPr>
          <w:rFonts w:ascii="Times New Roman" w:hAnsi="Times New Roman" w:cs="Times New Roman"/>
          <w:b/>
          <w:sz w:val="28"/>
          <w:szCs w:val="28"/>
        </w:rPr>
        <w:tab/>
      </w:r>
      <w:r w:rsidR="00453F43" w:rsidRPr="00D85136">
        <w:rPr>
          <w:rFonts w:ascii="Times New Roman" w:hAnsi="Times New Roman" w:cs="Times New Roman"/>
          <w:bCs/>
          <w:sz w:val="28"/>
          <w:szCs w:val="28"/>
        </w:rPr>
        <w:t>7</w:t>
      </w:r>
      <w:r w:rsidR="00453F43" w:rsidRPr="00D85136">
        <w:rPr>
          <w:rFonts w:ascii="Times New Roman" w:hAnsi="Times New Roman" w:cs="Times New Roman"/>
          <w:bCs/>
          <w:sz w:val="28"/>
          <w:szCs w:val="28"/>
          <w:vertAlign w:val="superscript"/>
        </w:rPr>
        <w:t>th</w:t>
      </w:r>
      <w:r w:rsidR="00453F43" w:rsidRPr="00D85136">
        <w:rPr>
          <w:rFonts w:ascii="Times New Roman" w:hAnsi="Times New Roman" w:cs="Times New Roman"/>
          <w:bCs/>
          <w:sz w:val="28"/>
          <w:szCs w:val="28"/>
        </w:rPr>
        <w:t xml:space="preserve"> August 2024</w:t>
      </w:r>
    </w:p>
    <w:p w14:paraId="722DCDC5" w14:textId="77777777" w:rsidR="00D85136" w:rsidRDefault="00D85136" w:rsidP="00575ADB">
      <w:pPr>
        <w:jc w:val="both"/>
        <w:rPr>
          <w:rFonts w:ascii="Times New Roman" w:hAnsi="Times New Roman" w:cs="Times New Roman"/>
          <w:bCs/>
          <w:sz w:val="28"/>
          <w:szCs w:val="28"/>
        </w:rPr>
      </w:pPr>
    </w:p>
    <w:p w14:paraId="4AE89964" w14:textId="77777777" w:rsidR="00D85136" w:rsidRDefault="00D85136" w:rsidP="00575ADB">
      <w:pPr>
        <w:jc w:val="both"/>
        <w:rPr>
          <w:rFonts w:ascii="Times New Roman" w:hAnsi="Times New Roman" w:cs="Times New Roman"/>
          <w:bCs/>
          <w:sz w:val="28"/>
          <w:szCs w:val="28"/>
        </w:rPr>
      </w:pPr>
    </w:p>
    <w:p w14:paraId="481B9030" w14:textId="77777777" w:rsidR="00D85136" w:rsidRDefault="00D85136" w:rsidP="00575ADB">
      <w:pPr>
        <w:jc w:val="both"/>
        <w:rPr>
          <w:rFonts w:ascii="Times New Roman" w:hAnsi="Times New Roman" w:cs="Times New Roman"/>
          <w:bCs/>
          <w:sz w:val="28"/>
          <w:szCs w:val="28"/>
        </w:rPr>
      </w:pPr>
    </w:p>
    <w:p w14:paraId="51AAC7D4" w14:textId="77777777" w:rsidR="00D85136" w:rsidRPr="00D85136" w:rsidRDefault="00D85136" w:rsidP="00575ADB">
      <w:pPr>
        <w:jc w:val="both"/>
        <w:rPr>
          <w:rFonts w:ascii="Times New Roman" w:hAnsi="Times New Roman" w:cs="Times New Roman"/>
          <w:b/>
          <w:sz w:val="28"/>
          <w:szCs w:val="28"/>
        </w:rPr>
      </w:pPr>
    </w:p>
    <w:p w14:paraId="3C4BEFE8" w14:textId="77777777" w:rsidR="00575ADB" w:rsidRPr="00D85136" w:rsidRDefault="00575ADB" w:rsidP="00CB64D2">
      <w:pPr>
        <w:pStyle w:val="paragraph"/>
        <w:spacing w:before="0" w:beforeAutospacing="0" w:after="0" w:afterAutospacing="0"/>
        <w:textAlignment w:val="baseline"/>
        <w:rPr>
          <w:rStyle w:val="normaltextrun"/>
          <w:rFonts w:eastAsiaTheme="majorEastAsia"/>
          <w:i/>
          <w:iCs/>
          <w:sz w:val="28"/>
          <w:szCs w:val="28"/>
        </w:rPr>
      </w:pPr>
    </w:p>
    <w:sdt>
      <w:sdtPr>
        <w:rPr>
          <w:rFonts w:ascii="Times New Roman" w:hAnsi="Times New Roman" w:cs="Times New Roman"/>
        </w:rPr>
        <w:id w:val="2124182560"/>
        <w:docPartObj>
          <w:docPartGallery w:val="Table of Contents"/>
          <w:docPartUnique/>
        </w:docPartObj>
      </w:sdtPr>
      <w:sdtEndPr>
        <w:rPr>
          <w:rFonts w:eastAsiaTheme="minorHAnsi"/>
          <w:b/>
          <w:bCs/>
          <w:noProof/>
          <w:color w:val="auto"/>
          <w:kern w:val="2"/>
          <w:sz w:val="22"/>
          <w:szCs w:val="22"/>
          <w:lang w:val="en-IE"/>
          <w14:ligatures w14:val="standardContextual"/>
        </w:rPr>
      </w:sdtEndPr>
      <w:sdtContent>
        <w:p w14:paraId="4C0875A1" w14:textId="59EEF588" w:rsidR="00D85136" w:rsidRPr="00D85136" w:rsidRDefault="00D85136">
          <w:pPr>
            <w:pStyle w:val="TOCHeading"/>
            <w:rPr>
              <w:rFonts w:ascii="Times New Roman" w:hAnsi="Times New Roman" w:cs="Times New Roman"/>
              <w:b/>
              <w:bCs/>
              <w:color w:val="auto"/>
            </w:rPr>
          </w:pPr>
          <w:r w:rsidRPr="00D85136">
            <w:rPr>
              <w:rFonts w:ascii="Times New Roman" w:hAnsi="Times New Roman" w:cs="Times New Roman"/>
              <w:b/>
              <w:bCs/>
              <w:color w:val="auto"/>
            </w:rPr>
            <w:t>Table of Contents</w:t>
          </w:r>
        </w:p>
        <w:p w14:paraId="0B5F8D5E" w14:textId="77777777" w:rsidR="00D85136" w:rsidRPr="00D85136" w:rsidRDefault="00D85136" w:rsidP="00D85136">
          <w:pPr>
            <w:rPr>
              <w:rFonts w:ascii="Times New Roman" w:hAnsi="Times New Roman" w:cs="Times New Roman"/>
              <w:lang w:val="en-US"/>
            </w:rPr>
          </w:pPr>
        </w:p>
        <w:p w14:paraId="1C580DD8" w14:textId="5F60EFF4" w:rsidR="00D85136" w:rsidRPr="00D85136" w:rsidRDefault="00D85136">
          <w:pPr>
            <w:pStyle w:val="TOC1"/>
            <w:tabs>
              <w:tab w:val="right" w:leader="dot" w:pos="9016"/>
            </w:tabs>
            <w:rPr>
              <w:rFonts w:ascii="Times New Roman" w:eastAsiaTheme="minorEastAsia" w:hAnsi="Times New Roman" w:cs="Times New Roman"/>
              <w:noProof/>
              <w:sz w:val="24"/>
              <w:szCs w:val="24"/>
              <w:lang w:val="en-GB" w:eastAsia="en-GB"/>
            </w:rPr>
          </w:pPr>
          <w:r w:rsidRPr="00D85136">
            <w:rPr>
              <w:rFonts w:ascii="Times New Roman" w:hAnsi="Times New Roman" w:cs="Times New Roman"/>
            </w:rPr>
            <w:fldChar w:fldCharType="begin"/>
          </w:r>
          <w:r w:rsidRPr="00D85136">
            <w:rPr>
              <w:rFonts w:ascii="Times New Roman" w:hAnsi="Times New Roman" w:cs="Times New Roman"/>
            </w:rPr>
            <w:instrText xml:space="preserve"> TOC \o "1-3" \h \z \u </w:instrText>
          </w:r>
          <w:r w:rsidRPr="00D85136">
            <w:rPr>
              <w:rFonts w:ascii="Times New Roman" w:hAnsi="Times New Roman" w:cs="Times New Roman"/>
            </w:rPr>
            <w:fldChar w:fldCharType="separate"/>
          </w:r>
          <w:hyperlink w:anchor="_Toc173901457" w:history="1">
            <w:r w:rsidRPr="00D85136">
              <w:rPr>
                <w:rStyle w:val="Hyperlink"/>
                <w:rFonts w:ascii="Times New Roman" w:hAnsi="Times New Roman" w:cs="Times New Roman"/>
                <w:b/>
                <w:bCs/>
                <w:noProof/>
              </w:rPr>
              <w:t>1. Introduction</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_Toc173901457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3</w:t>
            </w:r>
            <w:r w:rsidRPr="00D85136">
              <w:rPr>
                <w:rFonts w:ascii="Times New Roman" w:hAnsi="Times New Roman" w:cs="Times New Roman"/>
                <w:noProof/>
                <w:webHidden/>
              </w:rPr>
              <w:fldChar w:fldCharType="end"/>
            </w:r>
          </w:hyperlink>
        </w:p>
        <w:p w14:paraId="7917DD99" w14:textId="1779FC8E" w:rsidR="00D85136" w:rsidRPr="00D85136" w:rsidRDefault="00D85136">
          <w:pPr>
            <w:pStyle w:val="TOC2"/>
            <w:tabs>
              <w:tab w:val="right" w:leader="dot" w:pos="9016"/>
            </w:tabs>
            <w:rPr>
              <w:rFonts w:ascii="Times New Roman" w:eastAsiaTheme="minorEastAsia" w:hAnsi="Times New Roman" w:cs="Times New Roman"/>
              <w:noProof/>
              <w:sz w:val="24"/>
              <w:szCs w:val="24"/>
              <w:lang w:val="en-GB" w:eastAsia="en-GB"/>
            </w:rPr>
          </w:pPr>
          <w:hyperlink w:anchor="_Toc173901458" w:history="1">
            <w:r w:rsidRPr="00D85136">
              <w:rPr>
                <w:rStyle w:val="Hyperlink"/>
                <w:rFonts w:ascii="Times New Roman" w:hAnsi="Times New Roman" w:cs="Times New Roman"/>
                <w:b/>
                <w:bCs/>
                <w:noProof/>
              </w:rPr>
              <w:t>1.1 Background</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_Toc173901458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3</w:t>
            </w:r>
            <w:r w:rsidRPr="00D85136">
              <w:rPr>
                <w:rFonts w:ascii="Times New Roman" w:hAnsi="Times New Roman" w:cs="Times New Roman"/>
                <w:noProof/>
                <w:webHidden/>
              </w:rPr>
              <w:fldChar w:fldCharType="end"/>
            </w:r>
          </w:hyperlink>
        </w:p>
        <w:p w14:paraId="239D3763" w14:textId="05848B15" w:rsidR="00D85136" w:rsidRPr="00D85136" w:rsidRDefault="00D85136">
          <w:pPr>
            <w:pStyle w:val="TOC2"/>
            <w:tabs>
              <w:tab w:val="right" w:leader="dot" w:pos="9016"/>
            </w:tabs>
            <w:rPr>
              <w:rFonts w:ascii="Times New Roman" w:eastAsiaTheme="minorEastAsia" w:hAnsi="Times New Roman" w:cs="Times New Roman"/>
              <w:noProof/>
              <w:sz w:val="24"/>
              <w:szCs w:val="24"/>
              <w:lang w:val="en-GB" w:eastAsia="en-GB"/>
            </w:rPr>
          </w:pPr>
          <w:hyperlink w:anchor="_Toc173901459" w:history="1">
            <w:r w:rsidRPr="00D85136">
              <w:rPr>
                <w:rStyle w:val="Hyperlink"/>
                <w:rFonts w:ascii="Times New Roman" w:hAnsi="Times New Roman" w:cs="Times New Roman"/>
                <w:b/>
                <w:bCs/>
                <w:noProof/>
              </w:rPr>
              <w:t>1.2 Objectives</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_Toc173901459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4</w:t>
            </w:r>
            <w:r w:rsidRPr="00D85136">
              <w:rPr>
                <w:rFonts w:ascii="Times New Roman" w:hAnsi="Times New Roman" w:cs="Times New Roman"/>
                <w:noProof/>
                <w:webHidden/>
              </w:rPr>
              <w:fldChar w:fldCharType="end"/>
            </w:r>
          </w:hyperlink>
        </w:p>
        <w:p w14:paraId="61628DBB" w14:textId="2C1B139D" w:rsidR="00D85136" w:rsidRPr="00D85136" w:rsidRDefault="00D85136">
          <w:pPr>
            <w:pStyle w:val="TOC1"/>
            <w:tabs>
              <w:tab w:val="right" w:leader="dot" w:pos="9016"/>
            </w:tabs>
            <w:rPr>
              <w:rFonts w:ascii="Times New Roman" w:eastAsiaTheme="minorEastAsia" w:hAnsi="Times New Roman" w:cs="Times New Roman"/>
              <w:noProof/>
              <w:sz w:val="24"/>
              <w:szCs w:val="24"/>
              <w:lang w:val="en-GB" w:eastAsia="en-GB"/>
            </w:rPr>
          </w:pPr>
          <w:hyperlink w:anchor="_Toc173901460" w:history="1">
            <w:r w:rsidRPr="00D85136">
              <w:rPr>
                <w:rStyle w:val="Hyperlink"/>
                <w:rFonts w:ascii="Times New Roman" w:hAnsi="Times New Roman" w:cs="Times New Roman"/>
                <w:b/>
                <w:bCs/>
                <w:noProof/>
              </w:rPr>
              <w:t>2. Data</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_Toc173901460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5</w:t>
            </w:r>
            <w:r w:rsidRPr="00D85136">
              <w:rPr>
                <w:rFonts w:ascii="Times New Roman" w:hAnsi="Times New Roman" w:cs="Times New Roman"/>
                <w:noProof/>
                <w:webHidden/>
              </w:rPr>
              <w:fldChar w:fldCharType="end"/>
            </w:r>
          </w:hyperlink>
        </w:p>
        <w:p w14:paraId="1CE424B0" w14:textId="29080CE2" w:rsidR="00D85136" w:rsidRPr="00D85136" w:rsidRDefault="00D85136">
          <w:pPr>
            <w:pStyle w:val="TOC2"/>
            <w:tabs>
              <w:tab w:val="right" w:leader="dot" w:pos="9016"/>
            </w:tabs>
            <w:rPr>
              <w:rFonts w:ascii="Times New Roman" w:eastAsiaTheme="minorEastAsia" w:hAnsi="Times New Roman" w:cs="Times New Roman"/>
              <w:noProof/>
              <w:sz w:val="24"/>
              <w:szCs w:val="24"/>
              <w:lang w:val="en-GB" w:eastAsia="en-GB"/>
            </w:rPr>
          </w:pPr>
          <w:hyperlink w:anchor="_Toc173901461" w:history="1">
            <w:r w:rsidRPr="00D85136">
              <w:rPr>
                <w:rStyle w:val="Hyperlink"/>
                <w:rFonts w:ascii="Times New Roman" w:hAnsi="Times New Roman" w:cs="Times New Roman"/>
                <w:b/>
                <w:bCs/>
                <w:noProof/>
              </w:rPr>
              <w:t>2.1 Data Sources</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_Toc173901461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5</w:t>
            </w:r>
            <w:r w:rsidRPr="00D85136">
              <w:rPr>
                <w:rFonts w:ascii="Times New Roman" w:hAnsi="Times New Roman" w:cs="Times New Roman"/>
                <w:noProof/>
                <w:webHidden/>
              </w:rPr>
              <w:fldChar w:fldCharType="end"/>
            </w:r>
          </w:hyperlink>
        </w:p>
        <w:p w14:paraId="77604109" w14:textId="06A074CE" w:rsidR="00D85136" w:rsidRPr="00D85136" w:rsidRDefault="00D85136">
          <w:pPr>
            <w:pStyle w:val="TOC3"/>
            <w:tabs>
              <w:tab w:val="right" w:leader="dot" w:pos="9016"/>
            </w:tabs>
            <w:rPr>
              <w:rFonts w:ascii="Times New Roman" w:eastAsiaTheme="minorEastAsia" w:hAnsi="Times New Roman" w:cs="Times New Roman"/>
              <w:noProof/>
              <w:sz w:val="24"/>
              <w:szCs w:val="24"/>
              <w:lang w:val="en-GB" w:eastAsia="en-GB"/>
            </w:rPr>
          </w:pPr>
          <w:hyperlink w:anchor="_Toc173901462" w:history="1">
            <w:r w:rsidRPr="00D85136">
              <w:rPr>
                <w:rStyle w:val="Hyperlink"/>
                <w:rFonts w:ascii="Times New Roman" w:hAnsi="Times New Roman" w:cs="Times New Roman"/>
                <w:b/>
                <w:bCs/>
                <w:noProof/>
              </w:rPr>
              <w:t>Methodology of Data Collection</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_Toc173901462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5</w:t>
            </w:r>
            <w:r w:rsidRPr="00D85136">
              <w:rPr>
                <w:rFonts w:ascii="Times New Roman" w:hAnsi="Times New Roman" w:cs="Times New Roman"/>
                <w:noProof/>
                <w:webHidden/>
              </w:rPr>
              <w:fldChar w:fldCharType="end"/>
            </w:r>
          </w:hyperlink>
        </w:p>
        <w:p w14:paraId="42ABF2F3" w14:textId="261B598A" w:rsidR="00D85136" w:rsidRPr="00D85136" w:rsidRDefault="00D85136">
          <w:pPr>
            <w:pStyle w:val="TOC2"/>
            <w:tabs>
              <w:tab w:val="right" w:leader="dot" w:pos="9016"/>
            </w:tabs>
            <w:rPr>
              <w:rFonts w:ascii="Times New Roman" w:eastAsiaTheme="minorEastAsia" w:hAnsi="Times New Roman" w:cs="Times New Roman"/>
              <w:noProof/>
              <w:sz w:val="24"/>
              <w:szCs w:val="24"/>
              <w:lang w:val="en-GB" w:eastAsia="en-GB"/>
            </w:rPr>
          </w:pPr>
          <w:hyperlink w:anchor="_Toc173901463" w:history="1">
            <w:r w:rsidRPr="00D85136">
              <w:rPr>
                <w:rStyle w:val="Hyperlink"/>
                <w:rFonts w:ascii="Times New Roman" w:hAnsi="Times New Roman" w:cs="Times New Roman"/>
                <w:b/>
                <w:bCs/>
                <w:noProof/>
              </w:rPr>
              <w:t>2.3 Exploratory Data Analysis</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_Toc173901463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6</w:t>
            </w:r>
            <w:r w:rsidRPr="00D85136">
              <w:rPr>
                <w:rFonts w:ascii="Times New Roman" w:hAnsi="Times New Roman" w:cs="Times New Roman"/>
                <w:noProof/>
                <w:webHidden/>
              </w:rPr>
              <w:fldChar w:fldCharType="end"/>
            </w:r>
          </w:hyperlink>
        </w:p>
        <w:p w14:paraId="599437B5" w14:textId="716D4716" w:rsidR="00D85136" w:rsidRPr="00D85136" w:rsidRDefault="00D85136">
          <w:pPr>
            <w:pStyle w:val="TOC3"/>
            <w:tabs>
              <w:tab w:val="right" w:leader="dot" w:pos="9016"/>
            </w:tabs>
            <w:rPr>
              <w:rFonts w:ascii="Times New Roman" w:eastAsiaTheme="minorEastAsia" w:hAnsi="Times New Roman" w:cs="Times New Roman"/>
              <w:noProof/>
              <w:sz w:val="24"/>
              <w:szCs w:val="24"/>
              <w:lang w:val="en-GB" w:eastAsia="en-GB"/>
            </w:rPr>
          </w:pPr>
          <w:hyperlink w:anchor="_Toc173901464" w:history="1">
            <w:r w:rsidRPr="00D85136">
              <w:rPr>
                <w:rStyle w:val="Hyperlink"/>
                <w:rFonts w:ascii="Times New Roman" w:hAnsi="Times New Roman" w:cs="Times New Roman"/>
                <w:b/>
                <w:bCs/>
                <w:noProof/>
              </w:rPr>
              <w:t>Summaries and</w:t>
            </w:r>
            <w:r w:rsidRPr="00D85136">
              <w:rPr>
                <w:rStyle w:val="Hyperlink"/>
                <w:rFonts w:ascii="Times New Roman" w:hAnsi="Times New Roman" w:cs="Times New Roman"/>
                <w:noProof/>
              </w:rPr>
              <w:t xml:space="preserve"> </w:t>
            </w:r>
            <w:r w:rsidRPr="00D85136">
              <w:rPr>
                <w:rStyle w:val="Hyperlink"/>
                <w:rFonts w:ascii="Times New Roman" w:hAnsi="Times New Roman" w:cs="Times New Roman"/>
                <w:b/>
                <w:bCs/>
                <w:noProof/>
              </w:rPr>
              <w:t>Visualisation</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_Toc173901464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7</w:t>
            </w:r>
            <w:r w:rsidRPr="00D85136">
              <w:rPr>
                <w:rFonts w:ascii="Times New Roman" w:hAnsi="Times New Roman" w:cs="Times New Roman"/>
                <w:noProof/>
                <w:webHidden/>
              </w:rPr>
              <w:fldChar w:fldCharType="end"/>
            </w:r>
          </w:hyperlink>
        </w:p>
        <w:p w14:paraId="2629F605" w14:textId="0EE4B469" w:rsidR="00D85136" w:rsidRPr="00D85136" w:rsidRDefault="00D85136">
          <w:pPr>
            <w:pStyle w:val="TOC3"/>
            <w:tabs>
              <w:tab w:val="right" w:leader="dot" w:pos="9016"/>
            </w:tabs>
            <w:rPr>
              <w:rFonts w:ascii="Times New Roman" w:eastAsiaTheme="minorEastAsia" w:hAnsi="Times New Roman" w:cs="Times New Roman"/>
              <w:noProof/>
              <w:sz w:val="24"/>
              <w:szCs w:val="24"/>
              <w:lang w:val="en-GB" w:eastAsia="en-GB"/>
            </w:rPr>
          </w:pPr>
          <w:hyperlink w:anchor="_Toc173901465" w:history="1">
            <w:r w:rsidRPr="00D85136">
              <w:rPr>
                <w:rStyle w:val="Hyperlink"/>
                <w:rFonts w:ascii="Times New Roman" w:hAnsi="Times New Roman" w:cs="Times New Roman"/>
                <w:b/>
                <w:bCs/>
                <w:noProof/>
              </w:rPr>
              <w:t>Model Implementation</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_Toc173901465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11</w:t>
            </w:r>
            <w:r w:rsidRPr="00D85136">
              <w:rPr>
                <w:rFonts w:ascii="Times New Roman" w:hAnsi="Times New Roman" w:cs="Times New Roman"/>
                <w:noProof/>
                <w:webHidden/>
              </w:rPr>
              <w:fldChar w:fldCharType="end"/>
            </w:r>
          </w:hyperlink>
        </w:p>
        <w:p w14:paraId="32CFDA6F" w14:textId="051A58E9" w:rsidR="00D85136" w:rsidRPr="00D85136" w:rsidRDefault="00D85136">
          <w:pPr>
            <w:pStyle w:val="TOC1"/>
            <w:tabs>
              <w:tab w:val="right" w:leader="dot" w:pos="9016"/>
            </w:tabs>
            <w:rPr>
              <w:rFonts w:ascii="Times New Roman" w:eastAsiaTheme="minorEastAsia" w:hAnsi="Times New Roman" w:cs="Times New Roman"/>
              <w:noProof/>
              <w:sz w:val="24"/>
              <w:szCs w:val="24"/>
              <w:lang w:val="en-GB" w:eastAsia="en-GB"/>
            </w:rPr>
          </w:pPr>
          <w:hyperlink w:anchor="_Toc173901466" w:history="1">
            <w:r w:rsidRPr="00D85136">
              <w:rPr>
                <w:rStyle w:val="Hyperlink"/>
                <w:rFonts w:ascii="Times New Roman" w:hAnsi="Times New Roman" w:cs="Times New Roman"/>
                <w:b/>
                <w:bCs/>
                <w:noProof/>
              </w:rPr>
              <w:t>3. Methods</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_Toc173901466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11</w:t>
            </w:r>
            <w:r w:rsidRPr="00D85136">
              <w:rPr>
                <w:rFonts w:ascii="Times New Roman" w:hAnsi="Times New Roman" w:cs="Times New Roman"/>
                <w:noProof/>
                <w:webHidden/>
              </w:rPr>
              <w:fldChar w:fldCharType="end"/>
            </w:r>
          </w:hyperlink>
        </w:p>
        <w:p w14:paraId="6AFBAC23" w14:textId="2825C432" w:rsidR="00D85136" w:rsidRPr="00D85136" w:rsidRDefault="00D85136">
          <w:pPr>
            <w:pStyle w:val="TOC1"/>
            <w:tabs>
              <w:tab w:val="right" w:leader="dot" w:pos="9016"/>
            </w:tabs>
            <w:rPr>
              <w:rFonts w:ascii="Times New Roman" w:eastAsiaTheme="minorEastAsia" w:hAnsi="Times New Roman" w:cs="Times New Roman"/>
              <w:noProof/>
              <w:sz w:val="24"/>
              <w:szCs w:val="24"/>
              <w:lang w:val="en-GB" w:eastAsia="en-GB"/>
            </w:rPr>
          </w:pPr>
          <w:hyperlink w:anchor="_Toc173901467" w:history="1">
            <w:r w:rsidRPr="00D85136">
              <w:rPr>
                <w:rStyle w:val="Hyperlink"/>
                <w:rFonts w:ascii="Times New Roman" w:hAnsi="Times New Roman" w:cs="Times New Roman"/>
                <w:b/>
                <w:bCs/>
                <w:noProof/>
              </w:rPr>
              <w:t>4. Results</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_Toc173901467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12</w:t>
            </w:r>
            <w:r w:rsidRPr="00D85136">
              <w:rPr>
                <w:rFonts w:ascii="Times New Roman" w:hAnsi="Times New Roman" w:cs="Times New Roman"/>
                <w:noProof/>
                <w:webHidden/>
              </w:rPr>
              <w:fldChar w:fldCharType="end"/>
            </w:r>
          </w:hyperlink>
        </w:p>
        <w:p w14:paraId="5407B66C" w14:textId="17ED6A48" w:rsidR="00D85136" w:rsidRPr="00D85136" w:rsidRDefault="00D85136">
          <w:pPr>
            <w:pStyle w:val="TOC3"/>
            <w:tabs>
              <w:tab w:val="right" w:leader="dot" w:pos="9016"/>
            </w:tabs>
            <w:rPr>
              <w:rFonts w:ascii="Times New Roman" w:eastAsiaTheme="minorEastAsia" w:hAnsi="Times New Roman" w:cs="Times New Roman"/>
              <w:noProof/>
              <w:sz w:val="24"/>
              <w:szCs w:val="24"/>
              <w:lang w:val="en-GB" w:eastAsia="en-GB"/>
            </w:rPr>
          </w:pPr>
          <w:hyperlink w:anchor="_Toc173901468" w:history="1">
            <w:r w:rsidRPr="00D85136">
              <w:rPr>
                <w:rStyle w:val="Hyperlink"/>
                <w:rFonts w:ascii="Times New Roman" w:hAnsi="Times New Roman" w:cs="Times New Roman"/>
                <w:b/>
                <w:bCs/>
                <w:noProof/>
              </w:rPr>
              <w:t>Block Maxima Model Fitting</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_Toc173901468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12</w:t>
            </w:r>
            <w:r w:rsidRPr="00D85136">
              <w:rPr>
                <w:rFonts w:ascii="Times New Roman" w:hAnsi="Times New Roman" w:cs="Times New Roman"/>
                <w:noProof/>
                <w:webHidden/>
              </w:rPr>
              <w:fldChar w:fldCharType="end"/>
            </w:r>
          </w:hyperlink>
        </w:p>
        <w:p w14:paraId="46EE22E1" w14:textId="1891DCBF" w:rsidR="00D85136" w:rsidRPr="00D85136" w:rsidRDefault="00D85136">
          <w:pPr>
            <w:pStyle w:val="TOC3"/>
            <w:tabs>
              <w:tab w:val="right" w:leader="dot" w:pos="9016"/>
            </w:tabs>
            <w:rPr>
              <w:rFonts w:ascii="Times New Roman" w:eastAsiaTheme="minorEastAsia" w:hAnsi="Times New Roman" w:cs="Times New Roman"/>
              <w:noProof/>
              <w:sz w:val="24"/>
              <w:szCs w:val="24"/>
              <w:lang w:val="en-GB" w:eastAsia="en-GB"/>
            </w:rPr>
          </w:pPr>
          <w:hyperlink w:anchor="_Toc173901469" w:history="1">
            <w:r w:rsidRPr="00D85136">
              <w:rPr>
                <w:rStyle w:val="Hyperlink"/>
                <w:rFonts w:ascii="Times New Roman" w:hAnsi="Times New Roman" w:cs="Times New Roman"/>
                <w:b/>
                <w:bCs/>
                <w:noProof/>
              </w:rPr>
              <w:t>Block Maxima Results</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_Toc173901469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14</w:t>
            </w:r>
            <w:r w:rsidRPr="00D85136">
              <w:rPr>
                <w:rFonts w:ascii="Times New Roman" w:hAnsi="Times New Roman" w:cs="Times New Roman"/>
                <w:noProof/>
                <w:webHidden/>
              </w:rPr>
              <w:fldChar w:fldCharType="end"/>
            </w:r>
          </w:hyperlink>
        </w:p>
        <w:p w14:paraId="38BCDCD1" w14:textId="3BBB5A06" w:rsidR="00D85136" w:rsidRPr="00D85136" w:rsidRDefault="00D85136">
          <w:pPr>
            <w:pStyle w:val="TOC3"/>
            <w:tabs>
              <w:tab w:val="right" w:leader="dot" w:pos="9016"/>
            </w:tabs>
            <w:rPr>
              <w:rFonts w:ascii="Times New Roman" w:eastAsiaTheme="minorEastAsia" w:hAnsi="Times New Roman" w:cs="Times New Roman"/>
              <w:noProof/>
              <w:sz w:val="24"/>
              <w:szCs w:val="24"/>
              <w:lang w:val="en-GB" w:eastAsia="en-GB"/>
            </w:rPr>
          </w:pPr>
          <w:hyperlink w:anchor="_Toc173901470" w:history="1">
            <w:r w:rsidRPr="00D85136">
              <w:rPr>
                <w:rStyle w:val="Hyperlink"/>
                <w:rFonts w:ascii="Times New Roman" w:hAnsi="Times New Roman" w:cs="Times New Roman"/>
                <w:b/>
                <w:bCs/>
                <w:noProof/>
              </w:rPr>
              <w:t>Peaks-Over-Threshold (POT) Model Fitting</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_Toc173901470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19</w:t>
            </w:r>
            <w:r w:rsidRPr="00D85136">
              <w:rPr>
                <w:rFonts w:ascii="Times New Roman" w:hAnsi="Times New Roman" w:cs="Times New Roman"/>
                <w:noProof/>
                <w:webHidden/>
              </w:rPr>
              <w:fldChar w:fldCharType="end"/>
            </w:r>
          </w:hyperlink>
        </w:p>
        <w:p w14:paraId="407017EA" w14:textId="55DBC9B7" w:rsidR="00D85136" w:rsidRPr="00D85136" w:rsidRDefault="00D85136">
          <w:pPr>
            <w:pStyle w:val="TOC3"/>
            <w:tabs>
              <w:tab w:val="right" w:leader="dot" w:pos="9016"/>
            </w:tabs>
            <w:rPr>
              <w:rFonts w:ascii="Times New Roman" w:eastAsiaTheme="minorEastAsia" w:hAnsi="Times New Roman" w:cs="Times New Roman"/>
              <w:noProof/>
              <w:sz w:val="24"/>
              <w:szCs w:val="24"/>
              <w:lang w:val="en-GB" w:eastAsia="en-GB"/>
            </w:rPr>
          </w:pPr>
          <w:hyperlink w:anchor="_Toc173901471" w:history="1">
            <w:r w:rsidRPr="00D85136">
              <w:rPr>
                <w:rStyle w:val="Hyperlink"/>
                <w:rFonts w:ascii="Times New Roman" w:hAnsi="Times New Roman" w:cs="Times New Roman"/>
                <w:b/>
                <w:bCs/>
                <w:noProof/>
              </w:rPr>
              <w:t>Peaks-Over-Threshold Results</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_Toc173901471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20</w:t>
            </w:r>
            <w:r w:rsidRPr="00D85136">
              <w:rPr>
                <w:rFonts w:ascii="Times New Roman" w:hAnsi="Times New Roman" w:cs="Times New Roman"/>
                <w:noProof/>
                <w:webHidden/>
              </w:rPr>
              <w:fldChar w:fldCharType="end"/>
            </w:r>
          </w:hyperlink>
        </w:p>
        <w:p w14:paraId="27524B9E" w14:textId="15F4E765" w:rsidR="00D85136" w:rsidRPr="00D85136" w:rsidRDefault="00D85136">
          <w:pPr>
            <w:pStyle w:val="TOC1"/>
            <w:tabs>
              <w:tab w:val="right" w:leader="dot" w:pos="9016"/>
            </w:tabs>
            <w:rPr>
              <w:rFonts w:ascii="Times New Roman" w:eastAsiaTheme="minorEastAsia" w:hAnsi="Times New Roman" w:cs="Times New Roman"/>
              <w:noProof/>
              <w:sz w:val="24"/>
              <w:szCs w:val="24"/>
              <w:lang w:val="en-GB" w:eastAsia="en-GB"/>
            </w:rPr>
          </w:pPr>
          <w:hyperlink w:anchor="_Toc173901472" w:history="1">
            <w:r w:rsidRPr="00D85136">
              <w:rPr>
                <w:rStyle w:val="Hyperlink"/>
                <w:rFonts w:ascii="Times New Roman" w:hAnsi="Times New Roman" w:cs="Times New Roman"/>
                <w:b/>
                <w:bCs/>
                <w:noProof/>
              </w:rPr>
              <w:t>5. Discussion</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_Toc173901472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26</w:t>
            </w:r>
            <w:r w:rsidRPr="00D85136">
              <w:rPr>
                <w:rFonts w:ascii="Times New Roman" w:hAnsi="Times New Roman" w:cs="Times New Roman"/>
                <w:noProof/>
                <w:webHidden/>
              </w:rPr>
              <w:fldChar w:fldCharType="end"/>
            </w:r>
          </w:hyperlink>
        </w:p>
        <w:p w14:paraId="1B2BBD8C" w14:textId="7F012FAA" w:rsidR="00D85136" w:rsidRPr="00D85136" w:rsidRDefault="00D85136">
          <w:pPr>
            <w:pStyle w:val="TOC3"/>
            <w:tabs>
              <w:tab w:val="right" w:leader="dot" w:pos="9016"/>
            </w:tabs>
            <w:rPr>
              <w:rFonts w:ascii="Times New Roman" w:eastAsiaTheme="minorEastAsia" w:hAnsi="Times New Roman" w:cs="Times New Roman"/>
              <w:noProof/>
              <w:sz w:val="24"/>
              <w:szCs w:val="24"/>
              <w:lang w:val="en-GB" w:eastAsia="en-GB"/>
            </w:rPr>
          </w:pPr>
          <w:hyperlink w:anchor="_Toc173901473" w:history="1">
            <w:r w:rsidRPr="00D85136">
              <w:rPr>
                <w:rStyle w:val="Hyperlink"/>
                <w:rFonts w:ascii="Times New Roman" w:hAnsi="Times New Roman" w:cs="Times New Roman"/>
                <w:b/>
                <w:bCs/>
                <w:noProof/>
              </w:rPr>
              <w:t>Higher Return Levels with the POT Method</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_Toc173901473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28</w:t>
            </w:r>
            <w:r w:rsidRPr="00D85136">
              <w:rPr>
                <w:rFonts w:ascii="Times New Roman" w:hAnsi="Times New Roman" w:cs="Times New Roman"/>
                <w:noProof/>
                <w:webHidden/>
              </w:rPr>
              <w:fldChar w:fldCharType="end"/>
            </w:r>
          </w:hyperlink>
        </w:p>
        <w:p w14:paraId="781372D5" w14:textId="5478257F" w:rsidR="00D85136" w:rsidRPr="00D85136" w:rsidRDefault="00D85136">
          <w:pPr>
            <w:pStyle w:val="TOC3"/>
            <w:tabs>
              <w:tab w:val="right" w:leader="dot" w:pos="9016"/>
            </w:tabs>
            <w:rPr>
              <w:rFonts w:ascii="Times New Roman" w:eastAsiaTheme="minorEastAsia" w:hAnsi="Times New Roman" w:cs="Times New Roman"/>
              <w:noProof/>
              <w:sz w:val="24"/>
              <w:szCs w:val="24"/>
              <w:lang w:val="en-GB" w:eastAsia="en-GB"/>
            </w:rPr>
          </w:pPr>
          <w:hyperlink w:anchor="_Toc173901474" w:history="1">
            <w:r w:rsidRPr="00D85136">
              <w:rPr>
                <w:rStyle w:val="Hyperlink"/>
                <w:rFonts w:ascii="Times New Roman" w:hAnsi="Times New Roman" w:cs="Times New Roman"/>
                <w:b/>
                <w:bCs/>
                <w:noProof/>
              </w:rPr>
              <w:t>Interpretation of Results</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_Toc173901474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28</w:t>
            </w:r>
            <w:r w:rsidRPr="00D85136">
              <w:rPr>
                <w:rFonts w:ascii="Times New Roman" w:hAnsi="Times New Roman" w:cs="Times New Roman"/>
                <w:noProof/>
                <w:webHidden/>
              </w:rPr>
              <w:fldChar w:fldCharType="end"/>
            </w:r>
          </w:hyperlink>
        </w:p>
        <w:p w14:paraId="1D294074" w14:textId="52518CCD" w:rsidR="00D85136" w:rsidRPr="00D85136" w:rsidRDefault="00D85136">
          <w:pPr>
            <w:pStyle w:val="TOC1"/>
            <w:tabs>
              <w:tab w:val="right" w:leader="dot" w:pos="9016"/>
            </w:tabs>
            <w:rPr>
              <w:rFonts w:ascii="Times New Roman" w:eastAsiaTheme="minorEastAsia" w:hAnsi="Times New Roman" w:cs="Times New Roman"/>
              <w:noProof/>
              <w:sz w:val="24"/>
              <w:szCs w:val="24"/>
              <w:lang w:val="en-GB" w:eastAsia="en-GB"/>
            </w:rPr>
          </w:pPr>
          <w:hyperlink w:anchor="_Toc173901475" w:history="1">
            <w:r w:rsidRPr="00D85136">
              <w:rPr>
                <w:rStyle w:val="Hyperlink"/>
                <w:rFonts w:ascii="Times New Roman" w:hAnsi="Times New Roman" w:cs="Times New Roman"/>
                <w:b/>
                <w:bCs/>
                <w:noProof/>
              </w:rPr>
              <w:t>6. Conclusion</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_Toc173901475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29</w:t>
            </w:r>
            <w:r w:rsidRPr="00D85136">
              <w:rPr>
                <w:rFonts w:ascii="Times New Roman" w:hAnsi="Times New Roman" w:cs="Times New Roman"/>
                <w:noProof/>
                <w:webHidden/>
              </w:rPr>
              <w:fldChar w:fldCharType="end"/>
            </w:r>
          </w:hyperlink>
        </w:p>
        <w:p w14:paraId="529A6B58" w14:textId="3D7CF368" w:rsidR="00D85136" w:rsidRPr="00D85136" w:rsidRDefault="00D85136">
          <w:pPr>
            <w:pStyle w:val="TOC3"/>
            <w:tabs>
              <w:tab w:val="right" w:leader="dot" w:pos="9016"/>
            </w:tabs>
            <w:rPr>
              <w:rFonts w:ascii="Times New Roman" w:eastAsiaTheme="minorEastAsia" w:hAnsi="Times New Roman" w:cs="Times New Roman"/>
              <w:noProof/>
              <w:sz w:val="24"/>
              <w:szCs w:val="24"/>
              <w:lang w:val="en-GB" w:eastAsia="en-GB"/>
            </w:rPr>
          </w:pPr>
          <w:hyperlink w:anchor="_Toc173901476" w:history="1">
            <w:r w:rsidRPr="00D85136">
              <w:rPr>
                <w:rStyle w:val="Hyperlink"/>
                <w:rFonts w:ascii="Times New Roman" w:eastAsia="Times New Roman" w:hAnsi="Times New Roman" w:cs="Times New Roman"/>
                <w:b/>
                <w:bCs/>
                <w:noProof/>
                <w:lang w:val="en-GB" w:eastAsia="en-GB"/>
              </w:rPr>
              <w:t>Summary of Objectives</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_Toc173901476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29</w:t>
            </w:r>
            <w:r w:rsidRPr="00D85136">
              <w:rPr>
                <w:rFonts w:ascii="Times New Roman" w:hAnsi="Times New Roman" w:cs="Times New Roman"/>
                <w:noProof/>
                <w:webHidden/>
              </w:rPr>
              <w:fldChar w:fldCharType="end"/>
            </w:r>
          </w:hyperlink>
        </w:p>
        <w:p w14:paraId="0914FA92" w14:textId="7E1EDE54" w:rsidR="00D85136" w:rsidRPr="00D85136" w:rsidRDefault="00D85136">
          <w:pPr>
            <w:pStyle w:val="TOC3"/>
            <w:tabs>
              <w:tab w:val="right" w:leader="dot" w:pos="9016"/>
            </w:tabs>
            <w:rPr>
              <w:rFonts w:ascii="Times New Roman" w:eastAsiaTheme="minorEastAsia" w:hAnsi="Times New Roman" w:cs="Times New Roman"/>
              <w:noProof/>
              <w:sz w:val="24"/>
              <w:szCs w:val="24"/>
              <w:lang w:val="en-GB" w:eastAsia="en-GB"/>
            </w:rPr>
          </w:pPr>
          <w:hyperlink w:anchor="_Toc173901477" w:history="1">
            <w:r w:rsidRPr="00D85136">
              <w:rPr>
                <w:rStyle w:val="Hyperlink"/>
                <w:rFonts w:ascii="Times New Roman" w:eastAsia="Times New Roman" w:hAnsi="Times New Roman" w:cs="Times New Roman"/>
                <w:b/>
                <w:bCs/>
                <w:noProof/>
                <w:lang w:val="en-GB" w:eastAsia="en-GB"/>
              </w:rPr>
              <w:t>Return Levels</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_Toc173901477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29</w:t>
            </w:r>
            <w:r w:rsidRPr="00D85136">
              <w:rPr>
                <w:rFonts w:ascii="Times New Roman" w:hAnsi="Times New Roman" w:cs="Times New Roman"/>
                <w:noProof/>
                <w:webHidden/>
              </w:rPr>
              <w:fldChar w:fldCharType="end"/>
            </w:r>
          </w:hyperlink>
        </w:p>
        <w:p w14:paraId="04DD603A" w14:textId="33C89A59" w:rsidR="00D85136" w:rsidRPr="00D85136" w:rsidRDefault="00D85136">
          <w:pPr>
            <w:pStyle w:val="TOC3"/>
            <w:tabs>
              <w:tab w:val="right" w:leader="dot" w:pos="9016"/>
            </w:tabs>
            <w:rPr>
              <w:rFonts w:ascii="Times New Roman" w:eastAsiaTheme="minorEastAsia" w:hAnsi="Times New Roman" w:cs="Times New Roman"/>
              <w:noProof/>
              <w:sz w:val="24"/>
              <w:szCs w:val="24"/>
              <w:lang w:val="en-GB" w:eastAsia="en-GB"/>
            </w:rPr>
          </w:pPr>
          <w:hyperlink w:anchor="_Toc173901478" w:history="1">
            <w:r w:rsidRPr="00D85136">
              <w:rPr>
                <w:rStyle w:val="Hyperlink"/>
                <w:rFonts w:ascii="Times New Roman" w:eastAsia="Times New Roman" w:hAnsi="Times New Roman" w:cs="Times New Roman"/>
                <w:b/>
                <w:bCs/>
                <w:noProof/>
                <w:lang w:val="en-GB" w:eastAsia="en-GB"/>
              </w:rPr>
              <w:t>BM Focus on Annual Extremes</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_Toc173901478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30</w:t>
            </w:r>
            <w:r w:rsidRPr="00D85136">
              <w:rPr>
                <w:rFonts w:ascii="Times New Roman" w:hAnsi="Times New Roman" w:cs="Times New Roman"/>
                <w:noProof/>
                <w:webHidden/>
              </w:rPr>
              <w:fldChar w:fldCharType="end"/>
            </w:r>
          </w:hyperlink>
        </w:p>
        <w:p w14:paraId="3BC1327D" w14:textId="7D268375" w:rsidR="00D85136" w:rsidRPr="00D85136" w:rsidRDefault="00D85136">
          <w:pPr>
            <w:pStyle w:val="TOC3"/>
            <w:tabs>
              <w:tab w:val="right" w:leader="dot" w:pos="9016"/>
            </w:tabs>
            <w:rPr>
              <w:rFonts w:ascii="Times New Roman" w:eastAsiaTheme="minorEastAsia" w:hAnsi="Times New Roman" w:cs="Times New Roman"/>
              <w:noProof/>
              <w:sz w:val="24"/>
              <w:szCs w:val="24"/>
              <w:lang w:val="en-GB" w:eastAsia="en-GB"/>
            </w:rPr>
          </w:pPr>
          <w:hyperlink w:anchor="_Toc173901479" w:history="1">
            <w:r w:rsidRPr="00D85136">
              <w:rPr>
                <w:rStyle w:val="Hyperlink"/>
                <w:rFonts w:ascii="Times New Roman" w:eastAsia="Times New Roman" w:hAnsi="Times New Roman" w:cs="Times New Roman"/>
                <w:b/>
                <w:bCs/>
                <w:noProof/>
                <w:lang w:val="en-GB" w:eastAsia="en-GB"/>
              </w:rPr>
              <w:t>Practical Implications</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_Toc173901479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30</w:t>
            </w:r>
            <w:r w:rsidRPr="00D85136">
              <w:rPr>
                <w:rFonts w:ascii="Times New Roman" w:hAnsi="Times New Roman" w:cs="Times New Roman"/>
                <w:noProof/>
                <w:webHidden/>
              </w:rPr>
              <w:fldChar w:fldCharType="end"/>
            </w:r>
          </w:hyperlink>
        </w:p>
        <w:p w14:paraId="7DBABFB2" w14:textId="6DBD94E1" w:rsidR="00D85136" w:rsidRPr="00D85136" w:rsidRDefault="00D85136">
          <w:pPr>
            <w:pStyle w:val="TOC3"/>
            <w:tabs>
              <w:tab w:val="right" w:leader="dot" w:pos="9016"/>
            </w:tabs>
            <w:rPr>
              <w:rFonts w:ascii="Times New Roman" w:eastAsiaTheme="minorEastAsia" w:hAnsi="Times New Roman" w:cs="Times New Roman"/>
              <w:noProof/>
              <w:sz w:val="24"/>
              <w:szCs w:val="24"/>
              <w:lang w:val="en-GB" w:eastAsia="en-GB"/>
            </w:rPr>
          </w:pPr>
          <w:hyperlink w:anchor="_Toc173901480" w:history="1">
            <w:r w:rsidRPr="00D85136">
              <w:rPr>
                <w:rStyle w:val="Hyperlink"/>
                <w:rFonts w:ascii="Times New Roman" w:hAnsi="Times New Roman" w:cs="Times New Roman"/>
                <w:b/>
                <w:bCs/>
                <w:noProof/>
              </w:rPr>
              <w:t>Limitations</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_Toc173901480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30</w:t>
            </w:r>
            <w:r w:rsidRPr="00D85136">
              <w:rPr>
                <w:rFonts w:ascii="Times New Roman" w:hAnsi="Times New Roman" w:cs="Times New Roman"/>
                <w:noProof/>
                <w:webHidden/>
              </w:rPr>
              <w:fldChar w:fldCharType="end"/>
            </w:r>
          </w:hyperlink>
        </w:p>
        <w:p w14:paraId="00590B26" w14:textId="71773783" w:rsidR="00D85136" w:rsidRPr="00D85136" w:rsidRDefault="00D85136">
          <w:pPr>
            <w:pStyle w:val="TOC3"/>
            <w:tabs>
              <w:tab w:val="right" w:leader="dot" w:pos="9016"/>
            </w:tabs>
            <w:rPr>
              <w:rFonts w:ascii="Times New Roman" w:eastAsiaTheme="minorEastAsia" w:hAnsi="Times New Roman" w:cs="Times New Roman"/>
              <w:noProof/>
              <w:sz w:val="24"/>
              <w:szCs w:val="24"/>
              <w:lang w:val="en-GB" w:eastAsia="en-GB"/>
            </w:rPr>
          </w:pPr>
          <w:hyperlink w:anchor="_Toc173901481" w:history="1">
            <w:r w:rsidRPr="00D85136">
              <w:rPr>
                <w:rStyle w:val="Hyperlink"/>
                <w:rFonts w:ascii="Times New Roman" w:hAnsi="Times New Roman" w:cs="Times New Roman"/>
                <w:b/>
                <w:bCs/>
                <w:noProof/>
              </w:rPr>
              <w:t>Recommendations</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_Toc173901481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30</w:t>
            </w:r>
            <w:r w:rsidRPr="00D85136">
              <w:rPr>
                <w:rFonts w:ascii="Times New Roman" w:hAnsi="Times New Roman" w:cs="Times New Roman"/>
                <w:noProof/>
                <w:webHidden/>
              </w:rPr>
              <w:fldChar w:fldCharType="end"/>
            </w:r>
          </w:hyperlink>
        </w:p>
        <w:p w14:paraId="730D7177" w14:textId="6EB125A1" w:rsidR="00D85136" w:rsidRPr="00D85136" w:rsidRDefault="00D85136">
          <w:pPr>
            <w:pStyle w:val="TOC3"/>
            <w:tabs>
              <w:tab w:val="right" w:leader="dot" w:pos="9016"/>
            </w:tabs>
            <w:rPr>
              <w:rFonts w:ascii="Times New Roman" w:eastAsiaTheme="minorEastAsia" w:hAnsi="Times New Roman" w:cs="Times New Roman"/>
              <w:noProof/>
              <w:sz w:val="24"/>
              <w:szCs w:val="24"/>
              <w:lang w:val="en-GB" w:eastAsia="en-GB"/>
            </w:rPr>
          </w:pPr>
          <w:hyperlink w:anchor="_Toc173901482" w:history="1">
            <w:r w:rsidRPr="00D85136">
              <w:rPr>
                <w:rStyle w:val="Hyperlink"/>
                <w:rFonts w:ascii="Times New Roman" w:hAnsi="Times New Roman" w:cs="Times New Roman"/>
                <w:b/>
                <w:bCs/>
                <w:noProof/>
              </w:rPr>
              <w:t>Final Thoughts</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_Toc173901482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30</w:t>
            </w:r>
            <w:r w:rsidRPr="00D85136">
              <w:rPr>
                <w:rFonts w:ascii="Times New Roman" w:hAnsi="Times New Roman" w:cs="Times New Roman"/>
                <w:noProof/>
                <w:webHidden/>
              </w:rPr>
              <w:fldChar w:fldCharType="end"/>
            </w:r>
          </w:hyperlink>
        </w:p>
        <w:p w14:paraId="65C6D911" w14:textId="44D9BB7F" w:rsidR="00D85136" w:rsidRPr="00D85136" w:rsidRDefault="00D85136">
          <w:pPr>
            <w:pStyle w:val="TOC1"/>
            <w:tabs>
              <w:tab w:val="right" w:leader="dot" w:pos="9016"/>
            </w:tabs>
            <w:rPr>
              <w:rFonts w:ascii="Times New Roman" w:eastAsiaTheme="minorEastAsia" w:hAnsi="Times New Roman" w:cs="Times New Roman"/>
              <w:noProof/>
              <w:sz w:val="24"/>
              <w:szCs w:val="24"/>
              <w:lang w:val="en-GB" w:eastAsia="en-GB"/>
            </w:rPr>
          </w:pPr>
          <w:hyperlink w:anchor="_Toc173901483" w:history="1">
            <w:r w:rsidRPr="00D85136">
              <w:rPr>
                <w:rStyle w:val="Hyperlink"/>
                <w:rFonts w:ascii="Times New Roman" w:hAnsi="Times New Roman" w:cs="Times New Roman"/>
                <w:b/>
                <w:bCs/>
                <w:noProof/>
              </w:rPr>
              <w:t>7. References</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_Toc173901483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31</w:t>
            </w:r>
            <w:r w:rsidRPr="00D85136">
              <w:rPr>
                <w:rFonts w:ascii="Times New Roman" w:hAnsi="Times New Roman" w:cs="Times New Roman"/>
                <w:noProof/>
                <w:webHidden/>
              </w:rPr>
              <w:fldChar w:fldCharType="end"/>
            </w:r>
          </w:hyperlink>
        </w:p>
        <w:p w14:paraId="18824C8D" w14:textId="03D0FCC4" w:rsidR="00D85136" w:rsidRPr="00D85136" w:rsidRDefault="00D85136">
          <w:pPr>
            <w:pStyle w:val="TOC1"/>
            <w:tabs>
              <w:tab w:val="right" w:leader="dot" w:pos="9016"/>
            </w:tabs>
            <w:rPr>
              <w:rFonts w:ascii="Times New Roman" w:eastAsiaTheme="minorEastAsia" w:hAnsi="Times New Roman" w:cs="Times New Roman"/>
              <w:noProof/>
              <w:sz w:val="24"/>
              <w:szCs w:val="24"/>
              <w:lang w:val="en-GB" w:eastAsia="en-GB"/>
            </w:rPr>
          </w:pPr>
          <w:hyperlink w:anchor="_Toc173901484" w:history="1">
            <w:r w:rsidRPr="00D85136">
              <w:rPr>
                <w:rStyle w:val="Hyperlink"/>
                <w:rFonts w:ascii="Times New Roman" w:hAnsi="Times New Roman" w:cs="Times New Roman"/>
                <w:b/>
                <w:bCs/>
                <w:noProof/>
              </w:rPr>
              <w:t>9. Appendices</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_Toc173901484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33</w:t>
            </w:r>
            <w:r w:rsidRPr="00D85136">
              <w:rPr>
                <w:rFonts w:ascii="Times New Roman" w:hAnsi="Times New Roman" w:cs="Times New Roman"/>
                <w:noProof/>
                <w:webHidden/>
              </w:rPr>
              <w:fldChar w:fldCharType="end"/>
            </w:r>
          </w:hyperlink>
        </w:p>
        <w:p w14:paraId="59BF7BDD" w14:textId="029129AB" w:rsidR="00D85136" w:rsidRPr="00D85136" w:rsidRDefault="00D85136">
          <w:pPr>
            <w:pStyle w:val="TOC3"/>
            <w:tabs>
              <w:tab w:val="right" w:leader="dot" w:pos="9016"/>
            </w:tabs>
            <w:rPr>
              <w:rFonts w:ascii="Times New Roman" w:eastAsiaTheme="minorEastAsia" w:hAnsi="Times New Roman" w:cs="Times New Roman"/>
              <w:noProof/>
              <w:sz w:val="24"/>
              <w:szCs w:val="24"/>
              <w:lang w:val="en-GB" w:eastAsia="en-GB"/>
            </w:rPr>
          </w:pPr>
          <w:hyperlink w:anchor="_Toc173901485" w:history="1">
            <w:r w:rsidRPr="00D85136">
              <w:rPr>
                <w:rStyle w:val="Hyperlink"/>
                <w:rFonts w:ascii="Times New Roman" w:hAnsi="Times New Roman" w:cs="Times New Roman"/>
                <w:b/>
                <w:bCs/>
                <w:noProof/>
              </w:rPr>
              <w:t>Information on Supple</w:t>
            </w:r>
            <w:r w:rsidRPr="00D85136">
              <w:rPr>
                <w:rStyle w:val="Hyperlink"/>
                <w:rFonts w:ascii="Times New Roman" w:hAnsi="Times New Roman" w:cs="Times New Roman"/>
                <w:b/>
                <w:bCs/>
                <w:noProof/>
              </w:rPr>
              <w:t>m</w:t>
            </w:r>
            <w:r w:rsidRPr="00D85136">
              <w:rPr>
                <w:rStyle w:val="Hyperlink"/>
                <w:rFonts w:ascii="Times New Roman" w:hAnsi="Times New Roman" w:cs="Times New Roman"/>
                <w:b/>
                <w:bCs/>
                <w:noProof/>
              </w:rPr>
              <w:t>entary Code</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_Toc173901485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33</w:t>
            </w:r>
            <w:r w:rsidRPr="00D85136">
              <w:rPr>
                <w:rFonts w:ascii="Times New Roman" w:hAnsi="Times New Roman" w:cs="Times New Roman"/>
                <w:noProof/>
                <w:webHidden/>
              </w:rPr>
              <w:fldChar w:fldCharType="end"/>
            </w:r>
          </w:hyperlink>
        </w:p>
        <w:p w14:paraId="21FFA16F" w14:textId="6C10B4BD" w:rsidR="00D85136" w:rsidRPr="00D85136" w:rsidRDefault="00D85136">
          <w:pPr>
            <w:pStyle w:val="TOC3"/>
            <w:tabs>
              <w:tab w:val="right" w:leader="dot" w:pos="9016"/>
            </w:tabs>
            <w:rPr>
              <w:rFonts w:ascii="Times New Roman" w:eastAsiaTheme="minorEastAsia" w:hAnsi="Times New Roman" w:cs="Times New Roman"/>
              <w:noProof/>
              <w:sz w:val="24"/>
              <w:szCs w:val="24"/>
              <w:lang w:val="en-GB" w:eastAsia="en-GB"/>
            </w:rPr>
          </w:pPr>
          <w:hyperlink w:anchor="_Toc173901486" w:history="1">
            <w:r w:rsidRPr="00D85136">
              <w:rPr>
                <w:rStyle w:val="Hyperlink"/>
                <w:rFonts w:ascii="Times New Roman" w:hAnsi="Times New Roman" w:cs="Times New Roman"/>
                <w:b/>
                <w:bCs/>
                <w:noProof/>
              </w:rPr>
              <w:t>Supplementary Tables</w:t>
            </w:r>
            <w:r w:rsidRPr="00D85136">
              <w:rPr>
                <w:rFonts w:ascii="Times New Roman" w:hAnsi="Times New Roman" w:cs="Times New Roman"/>
                <w:noProof/>
                <w:webHidden/>
              </w:rPr>
              <w:tab/>
            </w:r>
            <w:r w:rsidRPr="00D85136">
              <w:rPr>
                <w:rFonts w:ascii="Times New Roman" w:hAnsi="Times New Roman" w:cs="Times New Roman"/>
                <w:noProof/>
                <w:webHidden/>
              </w:rPr>
              <w:fldChar w:fldCharType="begin"/>
            </w:r>
            <w:r w:rsidRPr="00D85136">
              <w:rPr>
                <w:rFonts w:ascii="Times New Roman" w:hAnsi="Times New Roman" w:cs="Times New Roman"/>
                <w:noProof/>
                <w:webHidden/>
              </w:rPr>
              <w:instrText xml:space="preserve"> PAGEREF _Toc173901486 \h </w:instrText>
            </w:r>
            <w:r w:rsidRPr="00D85136">
              <w:rPr>
                <w:rFonts w:ascii="Times New Roman" w:hAnsi="Times New Roman" w:cs="Times New Roman"/>
                <w:noProof/>
                <w:webHidden/>
              </w:rPr>
            </w:r>
            <w:r w:rsidRPr="00D85136">
              <w:rPr>
                <w:rFonts w:ascii="Times New Roman" w:hAnsi="Times New Roman" w:cs="Times New Roman"/>
                <w:noProof/>
                <w:webHidden/>
              </w:rPr>
              <w:fldChar w:fldCharType="separate"/>
            </w:r>
            <w:r>
              <w:rPr>
                <w:rFonts w:ascii="Times New Roman" w:hAnsi="Times New Roman" w:cs="Times New Roman"/>
                <w:noProof/>
                <w:webHidden/>
              </w:rPr>
              <w:t>34</w:t>
            </w:r>
            <w:r w:rsidRPr="00D85136">
              <w:rPr>
                <w:rFonts w:ascii="Times New Roman" w:hAnsi="Times New Roman" w:cs="Times New Roman"/>
                <w:noProof/>
                <w:webHidden/>
              </w:rPr>
              <w:fldChar w:fldCharType="end"/>
            </w:r>
          </w:hyperlink>
        </w:p>
        <w:p w14:paraId="7B956C30" w14:textId="66E0D220" w:rsidR="00D85136" w:rsidRPr="00D85136" w:rsidRDefault="00D85136">
          <w:pPr>
            <w:rPr>
              <w:rFonts w:ascii="Times New Roman" w:hAnsi="Times New Roman" w:cs="Times New Roman"/>
            </w:rPr>
          </w:pPr>
          <w:r w:rsidRPr="00D85136">
            <w:rPr>
              <w:rFonts w:ascii="Times New Roman" w:hAnsi="Times New Roman" w:cs="Times New Roman"/>
              <w:b/>
              <w:bCs/>
              <w:noProof/>
            </w:rPr>
            <w:fldChar w:fldCharType="end"/>
          </w:r>
        </w:p>
      </w:sdtContent>
    </w:sdt>
    <w:p w14:paraId="4384D3B6" w14:textId="77777777" w:rsidR="00575ADB" w:rsidRPr="00D85136" w:rsidRDefault="00575ADB" w:rsidP="00CB64D2">
      <w:pPr>
        <w:pStyle w:val="paragraph"/>
        <w:spacing w:before="0" w:beforeAutospacing="0" w:after="0" w:afterAutospacing="0"/>
        <w:textAlignment w:val="baseline"/>
        <w:rPr>
          <w:rStyle w:val="normaltextrun"/>
          <w:rFonts w:eastAsiaTheme="majorEastAsia"/>
          <w:i/>
          <w:iCs/>
          <w:sz w:val="28"/>
          <w:szCs w:val="28"/>
        </w:rPr>
      </w:pPr>
    </w:p>
    <w:p w14:paraId="6DF97077" w14:textId="77777777" w:rsidR="00575ADB" w:rsidRPr="00D85136" w:rsidRDefault="00575ADB" w:rsidP="00CB64D2">
      <w:pPr>
        <w:pStyle w:val="paragraph"/>
        <w:spacing w:before="0" w:beforeAutospacing="0" w:after="0" w:afterAutospacing="0"/>
        <w:textAlignment w:val="baseline"/>
        <w:rPr>
          <w:rStyle w:val="normaltextrun"/>
          <w:rFonts w:eastAsiaTheme="majorEastAsia"/>
          <w:i/>
          <w:iCs/>
          <w:sz w:val="28"/>
          <w:szCs w:val="28"/>
        </w:rPr>
      </w:pPr>
    </w:p>
    <w:p w14:paraId="18809032" w14:textId="77777777" w:rsidR="00575ADB" w:rsidRPr="00D85136" w:rsidRDefault="00575ADB" w:rsidP="00CB64D2">
      <w:pPr>
        <w:pStyle w:val="paragraph"/>
        <w:spacing w:before="0" w:beforeAutospacing="0" w:after="0" w:afterAutospacing="0"/>
        <w:textAlignment w:val="baseline"/>
        <w:rPr>
          <w:rStyle w:val="normaltextrun"/>
          <w:rFonts w:eastAsiaTheme="majorEastAsia"/>
          <w:i/>
          <w:iCs/>
          <w:sz w:val="28"/>
          <w:szCs w:val="28"/>
        </w:rPr>
      </w:pPr>
    </w:p>
    <w:p w14:paraId="76794303" w14:textId="582E26FF" w:rsidR="00CB64D2" w:rsidRPr="00D85136" w:rsidRDefault="00AF1591" w:rsidP="00CB64D2">
      <w:pPr>
        <w:pStyle w:val="paragraph"/>
        <w:spacing w:before="0" w:beforeAutospacing="0" w:after="0" w:afterAutospacing="0"/>
        <w:textAlignment w:val="baseline"/>
        <w:rPr>
          <w:i/>
          <w:iCs/>
          <w:sz w:val="18"/>
          <w:szCs w:val="18"/>
        </w:rPr>
      </w:pPr>
      <w:r w:rsidRPr="00D85136">
        <w:rPr>
          <w:rStyle w:val="normaltextrun"/>
          <w:rFonts w:eastAsiaTheme="majorEastAsia"/>
          <w:i/>
          <w:iCs/>
          <w:sz w:val="28"/>
          <w:szCs w:val="28"/>
        </w:rPr>
        <w:lastRenderedPageBreak/>
        <w:t xml:space="preserve">An Extreme Analysis and Temporal Clustering of </w:t>
      </w:r>
      <w:r w:rsidR="0072473D" w:rsidRPr="00D85136">
        <w:rPr>
          <w:rStyle w:val="normaltextrun"/>
          <w:rFonts w:eastAsiaTheme="majorEastAsia"/>
          <w:i/>
          <w:iCs/>
          <w:sz w:val="28"/>
          <w:szCs w:val="28"/>
        </w:rPr>
        <w:t xml:space="preserve">Sea Level </w:t>
      </w:r>
      <w:r w:rsidR="00745D17" w:rsidRPr="00D85136">
        <w:rPr>
          <w:rStyle w:val="normaltextrun"/>
          <w:rFonts w:eastAsiaTheme="majorEastAsia"/>
          <w:i/>
          <w:iCs/>
          <w:sz w:val="28"/>
          <w:szCs w:val="28"/>
        </w:rPr>
        <w:t xml:space="preserve">Surge </w:t>
      </w:r>
      <w:r w:rsidR="00AA13D3" w:rsidRPr="00D85136">
        <w:rPr>
          <w:rStyle w:val="normaltextrun"/>
          <w:rFonts w:eastAsiaTheme="majorEastAsia"/>
          <w:i/>
          <w:iCs/>
          <w:sz w:val="28"/>
          <w:szCs w:val="28"/>
        </w:rPr>
        <w:t>Exceedances Around the Irish Coastline.</w:t>
      </w:r>
    </w:p>
    <w:p w14:paraId="250CCCB1" w14:textId="77777777" w:rsidR="00CB64D2" w:rsidRPr="00D85136" w:rsidRDefault="00CB64D2" w:rsidP="00CB64D2">
      <w:pPr>
        <w:pStyle w:val="paragraph"/>
        <w:spacing w:before="0" w:beforeAutospacing="0" w:after="0" w:afterAutospacing="0"/>
        <w:textAlignment w:val="baseline"/>
        <w:rPr>
          <w:sz w:val="18"/>
          <w:szCs w:val="18"/>
        </w:rPr>
      </w:pPr>
      <w:r w:rsidRPr="00D85136">
        <w:rPr>
          <w:rStyle w:val="eop"/>
          <w:rFonts w:eastAsiaTheme="majorEastAsia"/>
        </w:rPr>
        <w:t> </w:t>
      </w:r>
    </w:p>
    <w:p w14:paraId="77156CDA" w14:textId="77777777" w:rsidR="00CB64D2" w:rsidRPr="00D85136" w:rsidRDefault="00CB64D2" w:rsidP="00D85136">
      <w:pPr>
        <w:pStyle w:val="Heading1"/>
        <w:rPr>
          <w:rFonts w:ascii="Times New Roman" w:hAnsi="Times New Roman" w:cs="Times New Roman"/>
          <w:color w:val="auto"/>
          <w:sz w:val="18"/>
          <w:szCs w:val="18"/>
        </w:rPr>
      </w:pPr>
      <w:bookmarkStart w:id="0" w:name="_Toc173901457"/>
      <w:r w:rsidRPr="00D85136">
        <w:rPr>
          <w:rStyle w:val="normaltextrun"/>
          <w:rFonts w:ascii="Times New Roman" w:hAnsi="Times New Roman" w:cs="Times New Roman"/>
          <w:b/>
          <w:bCs/>
          <w:color w:val="auto"/>
          <w:sz w:val="28"/>
          <w:szCs w:val="28"/>
        </w:rPr>
        <w:t>1. Introduction</w:t>
      </w:r>
      <w:bookmarkEnd w:id="0"/>
      <w:r w:rsidRPr="00D85136">
        <w:rPr>
          <w:rStyle w:val="eop"/>
          <w:rFonts w:ascii="Times New Roman" w:hAnsi="Times New Roman" w:cs="Times New Roman"/>
          <w:b/>
          <w:bCs/>
          <w:color w:val="auto"/>
        </w:rPr>
        <w:t> </w:t>
      </w:r>
    </w:p>
    <w:p w14:paraId="0BFDDD23" w14:textId="77777777" w:rsidR="00CB64D2" w:rsidRPr="00D85136" w:rsidRDefault="00CB64D2" w:rsidP="00CB64D2">
      <w:pPr>
        <w:pStyle w:val="paragraph"/>
        <w:spacing w:before="0" w:beforeAutospacing="0" w:after="0" w:afterAutospacing="0"/>
        <w:textAlignment w:val="baseline"/>
        <w:rPr>
          <w:b/>
          <w:bCs/>
          <w:sz w:val="18"/>
          <w:szCs w:val="18"/>
        </w:rPr>
      </w:pPr>
      <w:r w:rsidRPr="00D85136">
        <w:rPr>
          <w:rStyle w:val="eop"/>
          <w:rFonts w:eastAsiaTheme="majorEastAsia"/>
          <w:b/>
          <w:bCs/>
        </w:rPr>
        <w:t> </w:t>
      </w:r>
    </w:p>
    <w:p w14:paraId="25193799" w14:textId="77777777" w:rsidR="00CB64D2" w:rsidRPr="00D85136" w:rsidRDefault="00CB64D2" w:rsidP="00D85136">
      <w:pPr>
        <w:pStyle w:val="Heading2"/>
        <w:rPr>
          <w:rFonts w:ascii="Times New Roman" w:hAnsi="Times New Roman" w:cs="Times New Roman"/>
          <w:sz w:val="18"/>
          <w:szCs w:val="18"/>
        </w:rPr>
      </w:pPr>
      <w:r w:rsidRPr="00D85136">
        <w:rPr>
          <w:rStyle w:val="normaltextrun"/>
          <w:rFonts w:ascii="Times New Roman" w:hAnsi="Times New Roman" w:cs="Times New Roman"/>
          <w:b/>
          <w:bCs/>
          <w:sz w:val="28"/>
          <w:szCs w:val="28"/>
        </w:rPr>
        <w:t xml:space="preserve">   </w:t>
      </w:r>
      <w:bookmarkStart w:id="1" w:name="_Toc173901458"/>
      <w:r w:rsidRPr="00D85136">
        <w:rPr>
          <w:rStyle w:val="normaltextrun"/>
          <w:rFonts w:ascii="Times New Roman" w:hAnsi="Times New Roman" w:cs="Times New Roman"/>
          <w:b/>
          <w:bCs/>
          <w:color w:val="auto"/>
          <w:sz w:val="28"/>
          <w:szCs w:val="28"/>
        </w:rPr>
        <w:t>1.1 Background</w:t>
      </w:r>
      <w:bookmarkEnd w:id="1"/>
      <w:r w:rsidRPr="00D85136">
        <w:rPr>
          <w:rStyle w:val="eop"/>
          <w:rFonts w:ascii="Times New Roman" w:hAnsi="Times New Roman" w:cs="Times New Roman"/>
          <w:b/>
          <w:bCs/>
          <w:color w:val="auto"/>
        </w:rPr>
        <w:t> </w:t>
      </w:r>
    </w:p>
    <w:p w14:paraId="723DDE2D" w14:textId="10DE5D24" w:rsidR="00F6757D" w:rsidRPr="00D85136" w:rsidRDefault="00CB64D2" w:rsidP="00CB64D2">
      <w:pPr>
        <w:pStyle w:val="paragraph"/>
        <w:spacing w:before="0" w:beforeAutospacing="0" w:after="0" w:afterAutospacing="0"/>
        <w:textAlignment w:val="baseline"/>
        <w:rPr>
          <w:rStyle w:val="eop"/>
          <w:b/>
          <w:bCs/>
          <w:sz w:val="18"/>
          <w:szCs w:val="18"/>
        </w:rPr>
      </w:pPr>
      <w:r w:rsidRPr="00D85136">
        <w:rPr>
          <w:rStyle w:val="normaltextrun"/>
          <w:rFonts w:eastAsiaTheme="majorEastAsia"/>
          <w:b/>
          <w:bCs/>
          <w:sz w:val="28"/>
          <w:szCs w:val="28"/>
        </w:rPr>
        <w:t>   </w:t>
      </w:r>
      <w:r w:rsidRPr="00D85136">
        <w:rPr>
          <w:rStyle w:val="eop"/>
          <w:rFonts w:eastAsiaTheme="majorEastAsia"/>
          <w:b/>
          <w:bCs/>
        </w:rPr>
        <w:t>  </w:t>
      </w:r>
    </w:p>
    <w:p w14:paraId="32981AE9" w14:textId="77777777" w:rsidR="00D8288F" w:rsidRPr="00D85136" w:rsidRDefault="00890B82"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 xml:space="preserve">The Irish Coastline </w:t>
      </w:r>
      <w:r w:rsidR="008703BC" w:rsidRPr="00D85136">
        <w:rPr>
          <w:rStyle w:val="eop"/>
          <w:rFonts w:eastAsiaTheme="majorEastAsia"/>
        </w:rPr>
        <w:t>stretches approximately</w:t>
      </w:r>
      <w:r w:rsidR="00E04FF3" w:rsidRPr="00D85136">
        <w:rPr>
          <w:rStyle w:val="eop"/>
          <w:rFonts w:eastAsiaTheme="majorEastAsia"/>
        </w:rPr>
        <w:t xml:space="preserve"> 7</w:t>
      </w:r>
      <w:r w:rsidR="00D578D5" w:rsidRPr="00D85136">
        <w:rPr>
          <w:rStyle w:val="eop"/>
          <w:rFonts w:eastAsiaTheme="majorEastAsia"/>
        </w:rPr>
        <w:t>,</w:t>
      </w:r>
      <w:r w:rsidR="00E04FF3" w:rsidRPr="00D85136">
        <w:rPr>
          <w:rStyle w:val="eop"/>
          <w:rFonts w:eastAsiaTheme="majorEastAsia"/>
        </w:rPr>
        <w:t xml:space="preserve">400 </w:t>
      </w:r>
      <w:r w:rsidR="008703BC" w:rsidRPr="00D85136">
        <w:rPr>
          <w:rStyle w:val="eop"/>
          <w:rFonts w:eastAsiaTheme="majorEastAsia"/>
        </w:rPr>
        <w:t>kilometres</w:t>
      </w:r>
      <w:r w:rsidR="00E04FF3" w:rsidRPr="00D85136">
        <w:rPr>
          <w:rStyle w:val="eop"/>
          <w:rFonts w:eastAsiaTheme="majorEastAsia"/>
        </w:rPr>
        <w:t xml:space="preserve"> long</w:t>
      </w:r>
      <w:r w:rsidR="00CB67E2" w:rsidRPr="00D85136">
        <w:rPr>
          <w:rStyle w:val="eop"/>
          <w:rFonts w:eastAsiaTheme="majorEastAsia"/>
        </w:rPr>
        <w:t xml:space="preserve"> </w:t>
      </w:r>
      <w:r w:rsidR="00E04FF3" w:rsidRPr="00D85136">
        <w:rPr>
          <w:rStyle w:val="eop"/>
          <w:rFonts w:eastAsiaTheme="majorEastAsia"/>
        </w:rPr>
        <w:t>and</w:t>
      </w:r>
      <w:r w:rsidRPr="00D85136">
        <w:rPr>
          <w:rStyle w:val="eop"/>
          <w:rFonts w:eastAsiaTheme="majorEastAsia"/>
        </w:rPr>
        <w:t xml:space="preserve"> </w:t>
      </w:r>
      <w:r w:rsidR="00CB67E2" w:rsidRPr="00D85136">
        <w:rPr>
          <w:rStyle w:val="eop"/>
          <w:rFonts w:eastAsiaTheme="majorEastAsia"/>
        </w:rPr>
        <w:t>it is estimated that</w:t>
      </w:r>
      <w:r w:rsidR="002D5B6D" w:rsidRPr="00D85136">
        <w:rPr>
          <w:rStyle w:val="eop"/>
          <w:rFonts w:eastAsiaTheme="majorEastAsia"/>
        </w:rPr>
        <w:t xml:space="preserve"> 40% of the </w:t>
      </w:r>
      <w:r w:rsidR="00CB67E2" w:rsidRPr="00D85136">
        <w:rPr>
          <w:rStyle w:val="eop"/>
          <w:rFonts w:eastAsiaTheme="majorEastAsia"/>
        </w:rPr>
        <w:t xml:space="preserve">Irish population live within 5 </w:t>
      </w:r>
      <w:r w:rsidR="008703BC" w:rsidRPr="00D85136">
        <w:rPr>
          <w:rStyle w:val="eop"/>
          <w:rFonts w:eastAsiaTheme="majorEastAsia"/>
        </w:rPr>
        <w:t>kilometres</w:t>
      </w:r>
      <w:r w:rsidR="00CB67E2" w:rsidRPr="00D85136">
        <w:rPr>
          <w:rStyle w:val="eop"/>
          <w:rFonts w:eastAsiaTheme="majorEastAsia"/>
        </w:rPr>
        <w:t xml:space="preserve"> of the coastlin</w:t>
      </w:r>
      <w:r w:rsidR="00745D17" w:rsidRPr="00D85136">
        <w:rPr>
          <w:rStyle w:val="eop"/>
          <w:rFonts w:eastAsiaTheme="majorEastAsia"/>
        </w:rPr>
        <w:t xml:space="preserve">e </w:t>
      </w:r>
      <w:r w:rsidR="00795591" w:rsidRPr="00D85136">
        <w:rPr>
          <w:rStyle w:val="eop"/>
          <w:rFonts w:eastAsiaTheme="majorEastAsia"/>
        </w:rPr>
        <w:t>(</w:t>
      </w:r>
      <w:r w:rsidR="00745D17" w:rsidRPr="00D85136">
        <w:rPr>
          <w:rStyle w:val="eop"/>
          <w:rFonts w:eastAsiaTheme="majorEastAsia"/>
        </w:rPr>
        <w:t>Climate Ireland,</w:t>
      </w:r>
      <w:r w:rsidR="00636272" w:rsidRPr="00D85136">
        <w:rPr>
          <w:rStyle w:val="eop"/>
          <w:rFonts w:eastAsiaTheme="majorEastAsia"/>
        </w:rPr>
        <w:t xml:space="preserve"> </w:t>
      </w:r>
      <w:r w:rsidR="00795591" w:rsidRPr="00D85136">
        <w:rPr>
          <w:rStyle w:val="eop"/>
          <w:rFonts w:eastAsiaTheme="majorEastAsia"/>
        </w:rPr>
        <w:t>CSO Census 2016).</w:t>
      </w:r>
      <w:r w:rsidR="006F70D1" w:rsidRPr="00D85136">
        <w:rPr>
          <w:rStyle w:val="eop"/>
          <w:rFonts w:eastAsiaTheme="majorEastAsia"/>
        </w:rPr>
        <w:t xml:space="preserve"> </w:t>
      </w:r>
      <w:r w:rsidR="008703BC" w:rsidRPr="00D85136">
        <w:rPr>
          <w:rStyle w:val="eop"/>
          <w:rFonts w:eastAsiaTheme="majorEastAsia"/>
        </w:rPr>
        <w:t xml:space="preserve"> This presents a massive risk to </w:t>
      </w:r>
      <w:r w:rsidR="007F0E39" w:rsidRPr="00D85136">
        <w:rPr>
          <w:rStyle w:val="eop"/>
          <w:rFonts w:eastAsiaTheme="majorEastAsia"/>
        </w:rPr>
        <w:t>communities in coastal areas</w:t>
      </w:r>
      <w:r w:rsidR="00A975FB" w:rsidRPr="00D85136">
        <w:rPr>
          <w:rStyle w:val="eop"/>
          <w:rFonts w:eastAsiaTheme="majorEastAsia"/>
        </w:rPr>
        <w:t xml:space="preserve">. Heavy flooding is affecting </w:t>
      </w:r>
      <w:r w:rsidR="008738A5" w:rsidRPr="00D85136">
        <w:rPr>
          <w:rStyle w:val="eop"/>
          <w:rFonts w:eastAsiaTheme="majorEastAsia"/>
        </w:rPr>
        <w:t>Irish communities on a near-annual basis</w:t>
      </w:r>
      <w:r w:rsidR="00A975FB" w:rsidRPr="00D85136">
        <w:rPr>
          <w:rStyle w:val="eop"/>
          <w:rFonts w:eastAsiaTheme="majorEastAsia"/>
        </w:rPr>
        <w:t xml:space="preserve">. Coastal </w:t>
      </w:r>
      <w:r w:rsidR="00D46F44" w:rsidRPr="00D85136">
        <w:rPr>
          <w:rStyle w:val="eop"/>
          <w:rFonts w:eastAsiaTheme="majorEastAsia"/>
        </w:rPr>
        <w:t xml:space="preserve">erosion </w:t>
      </w:r>
      <w:r w:rsidR="00A975FB" w:rsidRPr="00D85136">
        <w:rPr>
          <w:rStyle w:val="eop"/>
          <w:rFonts w:eastAsiaTheme="majorEastAsia"/>
        </w:rPr>
        <w:t>threatens</w:t>
      </w:r>
      <w:r w:rsidR="00D46F44" w:rsidRPr="00D85136">
        <w:rPr>
          <w:rStyle w:val="eop"/>
          <w:rFonts w:eastAsiaTheme="majorEastAsia"/>
        </w:rPr>
        <w:t xml:space="preserve"> shorelines, habitats and ecosystems</w:t>
      </w:r>
      <w:r w:rsidR="00A975FB" w:rsidRPr="00D85136">
        <w:rPr>
          <w:i/>
          <w:iCs/>
        </w:rPr>
        <w:t xml:space="preserve"> </w:t>
      </w:r>
      <w:r w:rsidR="00A975FB" w:rsidRPr="00D85136">
        <w:t xml:space="preserve">(ICPSS, 2020). </w:t>
      </w:r>
      <w:r w:rsidR="00745D17" w:rsidRPr="00D85136">
        <w:rPr>
          <w:rStyle w:val="eop"/>
          <w:rFonts w:eastAsiaTheme="majorEastAsia"/>
        </w:rPr>
        <w:t>These</w:t>
      </w:r>
      <w:r w:rsidR="003865AE" w:rsidRPr="00D85136">
        <w:rPr>
          <w:rStyle w:val="eop"/>
          <w:rFonts w:eastAsiaTheme="majorEastAsia"/>
        </w:rPr>
        <w:t xml:space="preserve"> risk factors contribute to infrastructural, agricultural </w:t>
      </w:r>
      <w:r w:rsidR="00190E90" w:rsidRPr="00D85136">
        <w:rPr>
          <w:rStyle w:val="eop"/>
          <w:rFonts w:eastAsiaTheme="majorEastAsia"/>
        </w:rPr>
        <w:t>and ecological damage</w:t>
      </w:r>
      <w:r w:rsidR="00D578D5" w:rsidRPr="00D85136">
        <w:rPr>
          <w:rStyle w:val="eop"/>
          <w:rFonts w:eastAsiaTheme="majorEastAsia"/>
        </w:rPr>
        <w:t>,</w:t>
      </w:r>
      <w:r w:rsidR="00190E90" w:rsidRPr="00D85136">
        <w:rPr>
          <w:rStyle w:val="eop"/>
          <w:rFonts w:eastAsiaTheme="majorEastAsia"/>
        </w:rPr>
        <w:t xml:space="preserve"> </w:t>
      </w:r>
      <w:r w:rsidR="003865AE" w:rsidRPr="00D85136">
        <w:rPr>
          <w:rStyle w:val="eop"/>
          <w:rFonts w:eastAsiaTheme="majorEastAsia"/>
        </w:rPr>
        <w:t xml:space="preserve">which likely </w:t>
      </w:r>
      <w:r w:rsidR="00881DBA" w:rsidRPr="00D85136">
        <w:rPr>
          <w:rStyle w:val="eop"/>
          <w:rFonts w:eastAsiaTheme="majorEastAsia"/>
        </w:rPr>
        <w:t>averages to greater than €</w:t>
      </w:r>
      <w:r w:rsidR="003223A2" w:rsidRPr="00D85136">
        <w:rPr>
          <w:rStyle w:val="eop"/>
          <w:rFonts w:eastAsiaTheme="majorEastAsia"/>
        </w:rPr>
        <w:t>50</w:t>
      </w:r>
      <w:r w:rsidR="00881DBA" w:rsidRPr="00D85136">
        <w:rPr>
          <w:rStyle w:val="eop"/>
          <w:rFonts w:eastAsiaTheme="majorEastAsia"/>
        </w:rPr>
        <w:t xml:space="preserve"> million per year</w:t>
      </w:r>
      <w:r w:rsidR="007C17A3" w:rsidRPr="00D85136">
        <w:rPr>
          <w:rStyle w:val="eop"/>
          <w:rFonts w:eastAsiaTheme="majorEastAsia"/>
        </w:rPr>
        <w:t xml:space="preserve"> in economic costs</w:t>
      </w:r>
      <w:r w:rsidR="00BD443D" w:rsidRPr="00D85136">
        <w:rPr>
          <w:rStyle w:val="eop"/>
          <w:rFonts w:eastAsiaTheme="majorEastAsia"/>
        </w:rPr>
        <w:t xml:space="preserve"> </w:t>
      </w:r>
      <w:r w:rsidR="00597D58" w:rsidRPr="00D85136">
        <w:rPr>
          <w:rStyle w:val="eop"/>
          <w:rFonts w:eastAsiaTheme="majorEastAsia"/>
        </w:rPr>
        <w:t>(Environmental Protection Agency</w:t>
      </w:r>
      <w:r w:rsidR="009124EB" w:rsidRPr="00D85136">
        <w:rPr>
          <w:rStyle w:val="eop"/>
          <w:rFonts w:eastAsiaTheme="majorEastAsia"/>
        </w:rPr>
        <w:t>, 2021</w:t>
      </w:r>
      <w:r w:rsidR="00597D58" w:rsidRPr="00D85136">
        <w:rPr>
          <w:rStyle w:val="eop"/>
          <w:rFonts w:eastAsiaTheme="majorEastAsia"/>
        </w:rPr>
        <w:t>).</w:t>
      </w:r>
      <w:r w:rsidR="0056059C" w:rsidRPr="00D85136">
        <w:rPr>
          <w:rStyle w:val="eop"/>
          <w:rFonts w:eastAsiaTheme="majorEastAsia"/>
        </w:rPr>
        <w:t xml:space="preserve"> </w:t>
      </w:r>
    </w:p>
    <w:p w14:paraId="79C06C4A" w14:textId="77777777" w:rsidR="00D8288F" w:rsidRPr="00D85136" w:rsidRDefault="00D8288F" w:rsidP="00CB64D2">
      <w:pPr>
        <w:pStyle w:val="paragraph"/>
        <w:spacing w:before="0" w:beforeAutospacing="0" w:after="0" w:afterAutospacing="0"/>
        <w:textAlignment w:val="baseline"/>
        <w:rPr>
          <w:rStyle w:val="eop"/>
          <w:rFonts w:eastAsiaTheme="majorEastAsia"/>
        </w:rPr>
      </w:pPr>
    </w:p>
    <w:p w14:paraId="56DCCE3F" w14:textId="72F08D79" w:rsidR="009760A4" w:rsidRPr="00D85136" w:rsidRDefault="00AD6541" w:rsidP="0087593A">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 xml:space="preserve">Surprisingly, relatively limited analysis has been done </w:t>
      </w:r>
      <w:r w:rsidR="0079595A" w:rsidRPr="00D85136">
        <w:rPr>
          <w:rStyle w:val="eop"/>
          <w:rFonts w:eastAsiaTheme="majorEastAsia"/>
        </w:rPr>
        <w:t xml:space="preserve">on </w:t>
      </w:r>
      <w:r w:rsidRPr="00D85136">
        <w:rPr>
          <w:rStyle w:val="eop"/>
          <w:rFonts w:eastAsiaTheme="majorEastAsia"/>
        </w:rPr>
        <w:t>extreme sea level surges</w:t>
      </w:r>
      <w:r w:rsidR="0079595A" w:rsidRPr="00D85136">
        <w:rPr>
          <w:rStyle w:val="eop"/>
          <w:rFonts w:eastAsiaTheme="majorEastAsia"/>
        </w:rPr>
        <w:t xml:space="preserve"> at a national level</w:t>
      </w:r>
      <w:r w:rsidRPr="00D85136">
        <w:rPr>
          <w:rStyle w:val="eop"/>
          <w:rFonts w:eastAsiaTheme="majorEastAsia"/>
        </w:rPr>
        <w:t>, despite lots of work being done on flooding more generally. T</w:t>
      </w:r>
      <w:r w:rsidR="00EF6D42" w:rsidRPr="00D85136">
        <w:rPr>
          <w:rStyle w:val="eop"/>
          <w:rFonts w:eastAsiaTheme="majorEastAsia"/>
        </w:rPr>
        <w:t xml:space="preserve">here are some </w:t>
      </w:r>
      <w:r w:rsidR="00EF3F11" w:rsidRPr="00D85136">
        <w:rPr>
          <w:rStyle w:val="eop"/>
          <w:rFonts w:eastAsiaTheme="majorEastAsia"/>
        </w:rPr>
        <w:t>possible reasons for this</w:t>
      </w:r>
      <w:r w:rsidR="006C4AA1" w:rsidRPr="00D85136">
        <w:rPr>
          <w:rStyle w:val="eop"/>
          <w:rFonts w:eastAsiaTheme="majorEastAsia"/>
        </w:rPr>
        <w:t>. There could be a perception of lower risk by comparison to other countries</w:t>
      </w:r>
      <w:r w:rsidR="00D578D5" w:rsidRPr="00D85136">
        <w:rPr>
          <w:rStyle w:val="eop"/>
          <w:rFonts w:eastAsiaTheme="majorEastAsia"/>
        </w:rPr>
        <w:t>,</w:t>
      </w:r>
      <w:r w:rsidR="006C4AA1" w:rsidRPr="00D85136">
        <w:rPr>
          <w:rStyle w:val="eop"/>
          <w:rFonts w:eastAsiaTheme="majorEastAsia"/>
        </w:rPr>
        <w:t xml:space="preserve"> leading to underinvestment in the area. Ireland</w:t>
      </w:r>
      <w:r w:rsidR="00015E80" w:rsidRPr="00D85136">
        <w:rPr>
          <w:rStyle w:val="eop"/>
          <w:rFonts w:eastAsiaTheme="majorEastAsia"/>
        </w:rPr>
        <w:t xml:space="preserve">’s population centres can be prone to riverine flooding </w:t>
      </w:r>
      <w:r w:rsidR="004A6D48" w:rsidRPr="00D85136">
        <w:rPr>
          <w:rStyle w:val="eop"/>
          <w:rFonts w:eastAsiaTheme="majorEastAsia"/>
        </w:rPr>
        <w:t>and heavy rainfall, potentially diverting attention from coastal surges.</w:t>
      </w:r>
      <w:r w:rsidR="00EF3F11" w:rsidRPr="00D85136">
        <w:rPr>
          <w:rStyle w:val="eop"/>
          <w:rFonts w:eastAsiaTheme="majorEastAsia"/>
        </w:rPr>
        <w:t xml:space="preserve"> </w:t>
      </w:r>
      <w:r w:rsidRPr="00D85136">
        <w:rPr>
          <w:rStyle w:val="eop"/>
          <w:rFonts w:eastAsiaTheme="majorEastAsia"/>
        </w:rPr>
        <w:t xml:space="preserve">The tidal gauge coverage around Ireland is </w:t>
      </w:r>
      <w:r w:rsidR="00D578D5" w:rsidRPr="00D85136">
        <w:rPr>
          <w:rStyle w:val="eop"/>
          <w:rFonts w:eastAsiaTheme="majorEastAsia"/>
        </w:rPr>
        <w:t>reasonable</w:t>
      </w:r>
      <w:r w:rsidRPr="00D85136">
        <w:rPr>
          <w:rStyle w:val="eop"/>
          <w:rFonts w:eastAsiaTheme="majorEastAsia"/>
        </w:rPr>
        <w:t>, however a short history of data over time also indicates difficulties</w:t>
      </w:r>
      <w:r w:rsidR="0079595A" w:rsidRPr="00D85136">
        <w:rPr>
          <w:rStyle w:val="eop"/>
          <w:rFonts w:eastAsiaTheme="majorEastAsia"/>
        </w:rPr>
        <w:t xml:space="preserve"> for extremes analysis</w:t>
      </w:r>
      <w:r w:rsidRPr="00D85136">
        <w:rPr>
          <w:rStyle w:val="eop"/>
          <w:rFonts w:eastAsiaTheme="majorEastAsia"/>
        </w:rPr>
        <w:t>.</w:t>
      </w:r>
      <w:r w:rsidR="007911FB" w:rsidRPr="00D85136">
        <w:rPr>
          <w:rStyle w:val="eop"/>
          <w:rFonts w:eastAsiaTheme="majorEastAsia"/>
        </w:rPr>
        <w:t xml:space="preserve"> </w:t>
      </w:r>
      <w:r w:rsidR="003F7282" w:rsidRPr="00D85136">
        <w:rPr>
          <w:rStyle w:val="eop"/>
          <w:rFonts w:eastAsiaTheme="majorEastAsia"/>
        </w:rPr>
        <w:t>There may also be institutional and poli</w:t>
      </w:r>
      <w:r w:rsidR="005A085A" w:rsidRPr="00D85136">
        <w:rPr>
          <w:rStyle w:val="eop"/>
          <w:rFonts w:eastAsiaTheme="majorEastAsia"/>
        </w:rPr>
        <w:t>c</w:t>
      </w:r>
      <w:r w:rsidR="003F7282" w:rsidRPr="00D85136">
        <w:rPr>
          <w:rStyle w:val="eop"/>
          <w:rFonts w:eastAsiaTheme="majorEastAsia"/>
        </w:rPr>
        <w:t>y gaps at play,</w:t>
      </w:r>
      <w:r w:rsidR="00F910A5" w:rsidRPr="00D85136">
        <w:rPr>
          <w:rStyle w:val="eop"/>
          <w:rFonts w:eastAsiaTheme="majorEastAsia"/>
        </w:rPr>
        <w:t xml:space="preserve"> as outlined in a </w:t>
      </w:r>
      <w:r w:rsidR="00F1472A" w:rsidRPr="00D85136">
        <w:rPr>
          <w:rStyle w:val="eop"/>
          <w:rFonts w:eastAsiaTheme="majorEastAsia"/>
        </w:rPr>
        <w:t xml:space="preserve">2023 report by the </w:t>
      </w:r>
      <w:r w:rsidR="00F1472A" w:rsidRPr="00D85136">
        <w:rPr>
          <w:rStyle w:val="eop"/>
          <w:rFonts w:eastAsiaTheme="majorEastAsia"/>
          <w:i/>
          <w:iCs/>
        </w:rPr>
        <w:t>Department of Housing, Local Government and Heritage</w:t>
      </w:r>
      <w:r w:rsidR="00F1472A" w:rsidRPr="00D85136">
        <w:rPr>
          <w:rStyle w:val="eop"/>
          <w:rFonts w:eastAsiaTheme="majorEastAsia"/>
        </w:rPr>
        <w:t>,</w:t>
      </w:r>
      <w:r w:rsidR="003F7282" w:rsidRPr="00D85136">
        <w:rPr>
          <w:rStyle w:val="eop"/>
          <w:rFonts w:eastAsiaTheme="majorEastAsia"/>
        </w:rPr>
        <w:t xml:space="preserve"> many of Ireland’s coasts </w:t>
      </w:r>
      <w:r w:rsidR="00F1472A" w:rsidRPr="00D85136">
        <w:rPr>
          <w:rStyle w:val="eop"/>
          <w:rFonts w:eastAsiaTheme="majorEastAsia"/>
        </w:rPr>
        <w:t>are</w:t>
      </w:r>
      <w:r w:rsidR="003F7282" w:rsidRPr="00D85136">
        <w:rPr>
          <w:rStyle w:val="eop"/>
          <w:rFonts w:eastAsiaTheme="majorEastAsia"/>
        </w:rPr>
        <w:t xml:space="preserve"> fragmented </w:t>
      </w:r>
      <w:r w:rsidR="005A085A" w:rsidRPr="00D85136">
        <w:rPr>
          <w:rStyle w:val="eop"/>
          <w:rFonts w:eastAsiaTheme="majorEastAsia"/>
        </w:rPr>
        <w:t>in management by local authorities</w:t>
      </w:r>
      <w:r w:rsidR="00D578D5" w:rsidRPr="00D85136">
        <w:rPr>
          <w:rStyle w:val="eop"/>
          <w:rFonts w:eastAsiaTheme="majorEastAsia"/>
        </w:rPr>
        <w:t>.</w:t>
      </w:r>
      <w:r w:rsidR="003242EF" w:rsidRPr="00D85136">
        <w:rPr>
          <w:rStyle w:val="eop"/>
          <w:rFonts w:eastAsiaTheme="majorEastAsia"/>
        </w:rPr>
        <w:t xml:space="preserve"> </w:t>
      </w:r>
      <w:r w:rsidR="00D578D5" w:rsidRPr="00D85136">
        <w:rPr>
          <w:rStyle w:val="eop"/>
          <w:rFonts w:eastAsiaTheme="majorEastAsia"/>
        </w:rPr>
        <w:t xml:space="preserve">This leads </w:t>
      </w:r>
      <w:r w:rsidR="003242EF" w:rsidRPr="00D85136">
        <w:rPr>
          <w:rStyle w:val="eop"/>
          <w:rFonts w:eastAsiaTheme="majorEastAsia"/>
        </w:rPr>
        <w:t>policy</w:t>
      </w:r>
      <w:r w:rsidR="00377330" w:rsidRPr="00D85136">
        <w:rPr>
          <w:rStyle w:val="eop"/>
          <w:rFonts w:eastAsiaTheme="majorEastAsia"/>
        </w:rPr>
        <w:t xml:space="preserve"> is</w:t>
      </w:r>
      <w:r w:rsidR="003242EF" w:rsidRPr="00D85136">
        <w:rPr>
          <w:rStyle w:val="eop"/>
          <w:rFonts w:eastAsiaTheme="majorEastAsia"/>
        </w:rPr>
        <w:t xml:space="preserve"> </w:t>
      </w:r>
      <w:proofErr w:type="gramStart"/>
      <w:r w:rsidR="005E3BD9" w:rsidRPr="00D85136">
        <w:rPr>
          <w:rStyle w:val="eop"/>
          <w:rFonts w:eastAsiaTheme="majorEastAsia"/>
        </w:rPr>
        <w:t>lagging behind</w:t>
      </w:r>
      <w:proofErr w:type="gramEnd"/>
      <w:r w:rsidR="005E3BD9" w:rsidRPr="00D85136">
        <w:rPr>
          <w:rStyle w:val="eop"/>
          <w:rFonts w:eastAsiaTheme="majorEastAsia"/>
        </w:rPr>
        <w:t xml:space="preserve"> the growing understanding of climate impacts, leading to insufficient integration of storm surge analysis in planning and development guidelines</w:t>
      </w:r>
      <w:r w:rsidR="00D578D5" w:rsidRPr="00D85136">
        <w:rPr>
          <w:rStyle w:val="eop"/>
          <w:rFonts w:eastAsiaTheme="majorEastAsia"/>
        </w:rPr>
        <w:t>.</w:t>
      </w:r>
    </w:p>
    <w:p w14:paraId="762C65E8" w14:textId="3A71F8C4" w:rsidR="00E65FAD" w:rsidRPr="00D85136" w:rsidRDefault="00E65FAD" w:rsidP="0087593A">
      <w:pPr>
        <w:pStyle w:val="paragraph"/>
        <w:spacing w:after="0"/>
        <w:ind w:firstLine="720"/>
        <w:textAlignment w:val="baseline"/>
        <w:rPr>
          <w:rStyle w:val="eop"/>
          <w:rFonts w:eastAsiaTheme="majorEastAsia"/>
        </w:rPr>
      </w:pPr>
      <w:r w:rsidRPr="00D85136">
        <w:rPr>
          <w:rStyle w:val="eop"/>
          <w:rFonts w:eastAsiaTheme="majorEastAsia"/>
        </w:rPr>
        <w:t>Olbert et al. (2013) found that tid</w:t>
      </w:r>
      <w:r w:rsidR="008669CA" w:rsidRPr="00D85136">
        <w:rPr>
          <w:rStyle w:val="eop"/>
          <w:rFonts w:eastAsiaTheme="majorEastAsia"/>
        </w:rPr>
        <w:t>e-</w:t>
      </w:r>
      <w:r w:rsidRPr="00D85136">
        <w:rPr>
          <w:rStyle w:val="eop"/>
          <w:rFonts w:eastAsiaTheme="majorEastAsia"/>
        </w:rPr>
        <w:t>surge interactions significantly affect total sea levels in Irish coastal waters.</w:t>
      </w:r>
      <w:r w:rsidR="001F1E56" w:rsidRPr="00D85136">
        <w:t xml:space="preserve"> </w:t>
      </w:r>
      <w:r w:rsidR="001F1E56" w:rsidRPr="00D85136">
        <w:rPr>
          <w:rStyle w:val="eop"/>
          <w:rFonts w:eastAsiaTheme="majorEastAsia"/>
        </w:rPr>
        <w:t xml:space="preserve">While their study incorporates tidal data, the insights gained from their analysis of surge events are directly applicable to </w:t>
      </w:r>
      <w:r w:rsidR="009F793A" w:rsidRPr="00D85136">
        <w:rPr>
          <w:rStyle w:val="eop"/>
          <w:rFonts w:eastAsiaTheme="majorEastAsia"/>
        </w:rPr>
        <w:t>this</w:t>
      </w:r>
      <w:r w:rsidR="001F1E56" w:rsidRPr="00D85136">
        <w:rPr>
          <w:rStyle w:val="eop"/>
          <w:rFonts w:eastAsiaTheme="majorEastAsia"/>
        </w:rPr>
        <w:t xml:space="preserve"> research on extreme sea level surges.</w:t>
      </w:r>
      <w:r w:rsidR="009F793A" w:rsidRPr="00D85136">
        <w:rPr>
          <w:rStyle w:val="eop"/>
          <w:rFonts w:eastAsiaTheme="majorEastAsia"/>
        </w:rPr>
        <w:t xml:space="preserve"> </w:t>
      </w:r>
      <w:r w:rsidR="001F1E56" w:rsidRPr="00D85136">
        <w:rPr>
          <w:rStyle w:val="eop"/>
          <w:rFonts w:eastAsiaTheme="majorEastAsia"/>
        </w:rPr>
        <w:t xml:space="preserve">For instance, their identification of surge components and their influence on extreme sea levels supports </w:t>
      </w:r>
      <w:r w:rsidR="009F793A" w:rsidRPr="00D85136">
        <w:rPr>
          <w:rStyle w:val="eop"/>
          <w:rFonts w:eastAsiaTheme="majorEastAsia"/>
        </w:rPr>
        <w:t>a</w:t>
      </w:r>
      <w:r w:rsidR="001F1E56" w:rsidRPr="00D85136">
        <w:rPr>
          <w:rStyle w:val="eop"/>
          <w:rFonts w:eastAsiaTheme="majorEastAsia"/>
        </w:rPr>
        <w:t xml:space="preserve"> focus on understanding and </w:t>
      </w:r>
      <w:r w:rsidR="009F793A" w:rsidRPr="00D85136">
        <w:rPr>
          <w:rStyle w:val="eop"/>
          <w:rFonts w:eastAsiaTheme="majorEastAsia"/>
        </w:rPr>
        <w:t>modelling</w:t>
      </w:r>
      <w:r w:rsidR="001F1E56" w:rsidRPr="00D85136">
        <w:rPr>
          <w:rStyle w:val="eop"/>
          <w:rFonts w:eastAsiaTheme="majorEastAsia"/>
        </w:rPr>
        <w:t xml:space="preserve"> these surges. </w:t>
      </w:r>
      <w:r w:rsidR="008D143D" w:rsidRPr="00D85136">
        <w:rPr>
          <w:rStyle w:val="eop"/>
          <w:rFonts w:eastAsiaTheme="majorEastAsia"/>
        </w:rPr>
        <w:t>McGrath et al, (2018) focused on the Irish Sea and the potential effects of climate change on extreme sea levels. Their work used numerical models to assess future sea level extremes and their implications for coastal areas in Ireland​.</w:t>
      </w:r>
      <w:r w:rsidR="000601EC" w:rsidRPr="00D85136">
        <w:rPr>
          <w:rStyle w:val="eop"/>
          <w:rFonts w:eastAsiaTheme="majorEastAsia"/>
        </w:rPr>
        <w:t xml:space="preserve"> Another local analysis was done by </w:t>
      </w:r>
      <w:r w:rsidR="008D143D" w:rsidRPr="00D85136">
        <w:rPr>
          <w:rStyle w:val="eop"/>
          <w:rFonts w:eastAsiaTheme="majorEastAsia"/>
        </w:rPr>
        <w:t>Jones and Davies (2006) appl</w:t>
      </w:r>
      <w:r w:rsidR="009079B5" w:rsidRPr="00D85136">
        <w:rPr>
          <w:rStyle w:val="eop"/>
          <w:rFonts w:eastAsiaTheme="majorEastAsia"/>
        </w:rPr>
        <w:t>ying</w:t>
      </w:r>
      <w:r w:rsidR="008D143D" w:rsidRPr="00D85136">
        <w:rPr>
          <w:rStyle w:val="eop"/>
          <w:rFonts w:eastAsiaTheme="majorEastAsia"/>
        </w:rPr>
        <w:t xml:space="preserve"> the TELEMAC finite element model to compute wind-induced responses in the Irish Sea. This study</w:t>
      </w:r>
      <w:r w:rsidR="009079B5" w:rsidRPr="00D85136">
        <w:rPr>
          <w:rStyle w:val="eop"/>
          <w:rFonts w:eastAsiaTheme="majorEastAsia"/>
        </w:rPr>
        <w:t xml:space="preserve"> </w:t>
      </w:r>
      <w:r w:rsidR="008D143D" w:rsidRPr="00D85136">
        <w:rPr>
          <w:rStyle w:val="eop"/>
          <w:rFonts w:eastAsiaTheme="majorEastAsia"/>
        </w:rPr>
        <w:t>provides a detailed analysis of how wind and surge interactions affect total sea levels in this region​.</w:t>
      </w:r>
      <w:r w:rsidR="00F87F8A" w:rsidRPr="00D85136">
        <w:rPr>
          <w:rStyle w:val="eop"/>
          <w:rFonts w:eastAsiaTheme="majorEastAsia"/>
        </w:rPr>
        <w:t xml:space="preserve"> Although further work on this topic should include tidal/wind data, this paper will provide a valuable context for interpreting the behaviour of extreme surge events.</w:t>
      </w:r>
    </w:p>
    <w:p w14:paraId="2B5809BE" w14:textId="5DA80205" w:rsidR="009760A4" w:rsidRPr="00D85136" w:rsidRDefault="009760A4" w:rsidP="0087593A">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Storm Ophelia in 2017</w:t>
      </w:r>
      <w:r w:rsidR="004470B9" w:rsidRPr="00D85136">
        <w:rPr>
          <w:rStyle w:val="eop"/>
          <w:rFonts w:eastAsiaTheme="majorEastAsia"/>
        </w:rPr>
        <w:t xml:space="preserve"> </w:t>
      </w:r>
      <w:proofErr w:type="gramStart"/>
      <w:r w:rsidR="004470B9" w:rsidRPr="00D85136">
        <w:rPr>
          <w:rStyle w:val="eop"/>
          <w:rFonts w:eastAsiaTheme="majorEastAsia"/>
        </w:rPr>
        <w:t>is considered to be</w:t>
      </w:r>
      <w:proofErr w:type="gramEnd"/>
      <w:r w:rsidR="004470B9" w:rsidRPr="00D85136">
        <w:rPr>
          <w:rStyle w:val="eop"/>
          <w:rFonts w:eastAsiaTheme="majorEastAsia"/>
        </w:rPr>
        <w:t xml:space="preserve"> the worst </w:t>
      </w:r>
      <w:r w:rsidR="00CD25B0" w:rsidRPr="00D85136">
        <w:rPr>
          <w:rStyle w:val="eop"/>
          <w:rFonts w:eastAsiaTheme="majorEastAsia"/>
        </w:rPr>
        <w:t>storm in Ireland in 50 years, and the easternmost Atlantic hurricane on record</w:t>
      </w:r>
      <w:r w:rsidR="00CB50C3" w:rsidRPr="00D85136">
        <w:rPr>
          <w:rStyle w:val="eop"/>
          <w:rFonts w:eastAsiaTheme="majorEastAsia"/>
        </w:rPr>
        <w:t xml:space="preserve"> (Lui, 2017)</w:t>
      </w:r>
      <w:r w:rsidR="00CD25B0" w:rsidRPr="00D85136">
        <w:rPr>
          <w:rStyle w:val="eop"/>
          <w:rFonts w:eastAsiaTheme="majorEastAsia"/>
        </w:rPr>
        <w:t>.</w:t>
      </w:r>
      <w:r w:rsidR="000F59C0" w:rsidRPr="00D85136">
        <w:rPr>
          <w:rStyle w:val="eop"/>
          <w:rFonts w:eastAsiaTheme="majorEastAsia"/>
        </w:rPr>
        <w:t xml:space="preserve"> </w:t>
      </w:r>
      <w:r w:rsidR="00286AAB" w:rsidRPr="00D85136">
        <w:rPr>
          <w:rStyle w:val="eop"/>
          <w:rFonts w:eastAsiaTheme="majorEastAsia"/>
        </w:rPr>
        <w:t xml:space="preserve">The coastal damages from this storm alone </w:t>
      </w:r>
      <w:r w:rsidR="00C62192" w:rsidRPr="00D85136">
        <w:rPr>
          <w:rStyle w:val="eop"/>
          <w:rFonts w:eastAsiaTheme="majorEastAsia"/>
        </w:rPr>
        <w:t xml:space="preserve">amounted to </w:t>
      </w:r>
      <w:r w:rsidR="00B11156" w:rsidRPr="00D85136">
        <w:rPr>
          <w:rStyle w:val="eop"/>
          <w:rFonts w:eastAsiaTheme="majorEastAsia"/>
        </w:rPr>
        <w:t xml:space="preserve">about €68 million according to initial insurance industry estimates. This includes insured losses </w:t>
      </w:r>
      <w:r w:rsidR="00BD4F96" w:rsidRPr="00D85136">
        <w:rPr>
          <w:rStyle w:val="eop"/>
          <w:rFonts w:eastAsiaTheme="majorEastAsia"/>
        </w:rPr>
        <w:t xml:space="preserve">and the broader economic impact on businesses and infrastructure. </w:t>
      </w:r>
      <w:r w:rsidR="00E05DE6" w:rsidRPr="00D85136">
        <w:rPr>
          <w:rStyle w:val="eop"/>
          <w:rFonts w:eastAsiaTheme="majorEastAsia"/>
        </w:rPr>
        <w:t xml:space="preserve">Insurance companies faced </w:t>
      </w:r>
      <w:r w:rsidR="00FB2017" w:rsidRPr="00D85136">
        <w:rPr>
          <w:rStyle w:val="eop"/>
          <w:rFonts w:eastAsiaTheme="majorEastAsia"/>
        </w:rPr>
        <w:t xml:space="preserve">€35 million for claims around damage to property, </w:t>
      </w:r>
      <w:r w:rsidR="00FD605B" w:rsidRPr="00D85136">
        <w:rPr>
          <w:rStyle w:val="eop"/>
          <w:rFonts w:eastAsiaTheme="majorEastAsia"/>
        </w:rPr>
        <w:lastRenderedPageBreak/>
        <w:t>vehicle</w:t>
      </w:r>
      <w:r w:rsidR="00FB2017" w:rsidRPr="00D85136">
        <w:rPr>
          <w:rStyle w:val="eop"/>
          <w:rFonts w:eastAsiaTheme="majorEastAsia"/>
        </w:rPr>
        <w:t xml:space="preserve"> and assets. Agricultural losses amounted to </w:t>
      </w:r>
      <w:r w:rsidR="00FD605B" w:rsidRPr="00D85136">
        <w:rPr>
          <w:rStyle w:val="eop"/>
          <w:rFonts w:eastAsiaTheme="majorEastAsia"/>
        </w:rPr>
        <w:t xml:space="preserve">€10 million in crop, livestock and farm infrastructure damage </w:t>
      </w:r>
      <w:r w:rsidR="00FF25E2" w:rsidRPr="00D85136">
        <w:t>(Towey, 2018).</w:t>
      </w:r>
      <w:r w:rsidR="003223A2" w:rsidRPr="00D85136">
        <w:t xml:space="preserve"> Coastal areas faced heavy erosion </w:t>
      </w:r>
      <w:r w:rsidR="005F5158" w:rsidRPr="00D85136">
        <w:t>and damage due to high waves and storm surges while beaches, dunes and coastal infrastructure were particularly affected</w:t>
      </w:r>
      <w:r w:rsidR="00FF25E2" w:rsidRPr="00D85136">
        <w:t xml:space="preserve"> (Ophelia Report, </w:t>
      </w:r>
      <w:r w:rsidR="00E24C09" w:rsidRPr="00D85136">
        <w:t xml:space="preserve">2017). </w:t>
      </w:r>
      <w:r w:rsidR="00C64FE5" w:rsidRPr="00D85136">
        <w:t xml:space="preserve">Storm Ophelia </w:t>
      </w:r>
      <w:r w:rsidR="00D64DDF" w:rsidRPr="00D85136">
        <w:t xml:space="preserve">heightened awareness around the </w:t>
      </w:r>
      <w:r w:rsidR="00054F2E" w:rsidRPr="00D85136">
        <w:t>risks posed by severe weather events and the need for better prepar</w:t>
      </w:r>
      <w:r w:rsidR="00D578D5" w:rsidRPr="00D85136">
        <w:t>ation</w:t>
      </w:r>
      <w:r w:rsidR="00054F2E" w:rsidRPr="00D85136">
        <w:t xml:space="preserve"> and resilience planning</w:t>
      </w:r>
      <w:r w:rsidR="009E2827" w:rsidRPr="00D85136">
        <w:t xml:space="preserve">. </w:t>
      </w:r>
      <w:r w:rsidR="00714018" w:rsidRPr="00D85136">
        <w:t>Over time, s</w:t>
      </w:r>
      <w:r w:rsidR="005A7259" w:rsidRPr="00D85136">
        <w:t>pecific s</w:t>
      </w:r>
      <w:r w:rsidR="00714018" w:rsidRPr="00D85136">
        <w:t xml:space="preserve">torms will affect areas of the </w:t>
      </w:r>
      <w:r w:rsidR="005A7259" w:rsidRPr="00D85136">
        <w:t xml:space="preserve">coast </w:t>
      </w:r>
      <w:r w:rsidR="00714018" w:rsidRPr="00D85136">
        <w:t xml:space="preserve">differently, but some areas will persistently </w:t>
      </w:r>
      <w:r w:rsidR="005A7259" w:rsidRPr="00D85136">
        <w:t>be more vulnerable in the long term</w:t>
      </w:r>
      <w:r w:rsidR="008B1B3D" w:rsidRPr="00D85136">
        <w:rPr>
          <w:rStyle w:val="eop"/>
          <w:rFonts w:eastAsiaTheme="majorEastAsia"/>
        </w:rPr>
        <w:t>.</w:t>
      </w:r>
      <w:r w:rsidR="006F70D1" w:rsidRPr="00D85136">
        <w:rPr>
          <w:rStyle w:val="eop"/>
          <w:rFonts w:eastAsiaTheme="majorEastAsia"/>
        </w:rPr>
        <w:t xml:space="preserve"> This relates to one of the main objectives of this paper</w:t>
      </w:r>
      <w:r w:rsidR="00AD6541" w:rsidRPr="00D85136">
        <w:rPr>
          <w:rStyle w:val="eop"/>
          <w:rFonts w:eastAsiaTheme="majorEastAsia"/>
        </w:rPr>
        <w:t xml:space="preserve">: </w:t>
      </w:r>
      <w:r w:rsidR="003C086C" w:rsidRPr="00D85136">
        <w:rPr>
          <w:rStyle w:val="eop"/>
          <w:rFonts w:eastAsiaTheme="majorEastAsia"/>
        </w:rPr>
        <w:t>identifying</w:t>
      </w:r>
      <w:r w:rsidR="00AD6541" w:rsidRPr="00D85136">
        <w:rPr>
          <w:rStyle w:val="eop"/>
          <w:rFonts w:eastAsiaTheme="majorEastAsia"/>
        </w:rPr>
        <w:t xml:space="preserve"> these relatively vulnerable areas</w:t>
      </w:r>
      <w:r w:rsidR="003C086C" w:rsidRPr="00D85136">
        <w:rPr>
          <w:rStyle w:val="eop"/>
          <w:rFonts w:eastAsiaTheme="majorEastAsia"/>
        </w:rPr>
        <w:t>.</w:t>
      </w:r>
    </w:p>
    <w:p w14:paraId="0C42C3A0" w14:textId="77777777" w:rsidR="007F0E39" w:rsidRPr="00D85136" w:rsidRDefault="007F0E39" w:rsidP="00CB64D2">
      <w:pPr>
        <w:pStyle w:val="paragraph"/>
        <w:spacing w:before="0" w:beforeAutospacing="0" w:after="0" w:afterAutospacing="0"/>
        <w:textAlignment w:val="baseline"/>
        <w:rPr>
          <w:rStyle w:val="eop"/>
          <w:rFonts w:eastAsiaTheme="majorEastAsia"/>
        </w:rPr>
      </w:pPr>
    </w:p>
    <w:p w14:paraId="1B918915" w14:textId="26386DC6" w:rsidR="00F6757D" w:rsidRPr="00D85136" w:rsidRDefault="007F0E39" w:rsidP="0087593A">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 xml:space="preserve">In a broader context, Ireland is not alone in its </w:t>
      </w:r>
      <w:r w:rsidR="0064254E" w:rsidRPr="00D85136">
        <w:rPr>
          <w:rStyle w:val="eop"/>
          <w:rFonts w:eastAsiaTheme="majorEastAsia"/>
        </w:rPr>
        <w:t xml:space="preserve">heavy placement of location centres on the coastline. </w:t>
      </w:r>
      <w:r w:rsidR="00674DF4" w:rsidRPr="00D85136">
        <w:rPr>
          <w:rStyle w:val="eop"/>
          <w:rFonts w:eastAsiaTheme="majorEastAsia"/>
        </w:rPr>
        <w:t xml:space="preserve">According to estimates by </w:t>
      </w:r>
      <w:r w:rsidR="00800412" w:rsidRPr="00D85136">
        <w:rPr>
          <w:rStyle w:val="eop"/>
          <w:rFonts w:eastAsiaTheme="majorEastAsia"/>
        </w:rPr>
        <w:t>Rentschler et al. (2022)</w:t>
      </w:r>
      <w:r w:rsidR="00674DF4" w:rsidRPr="00D85136">
        <w:rPr>
          <w:rStyle w:val="eop"/>
          <w:rFonts w:eastAsiaTheme="majorEastAsia"/>
        </w:rPr>
        <w:t xml:space="preserve"> </w:t>
      </w:r>
      <w:r w:rsidR="00035333" w:rsidRPr="00D85136">
        <w:rPr>
          <w:rStyle w:val="eop"/>
          <w:rFonts w:eastAsiaTheme="majorEastAsia"/>
        </w:rPr>
        <w:t xml:space="preserve">1 billion people globally reside on land </w:t>
      </w:r>
      <w:r w:rsidR="005F5D08" w:rsidRPr="00D85136">
        <w:rPr>
          <w:rStyle w:val="eop"/>
          <w:rFonts w:eastAsiaTheme="majorEastAsia"/>
        </w:rPr>
        <w:t>with a significant flood risk</w:t>
      </w:r>
      <w:r w:rsidR="00FC6276" w:rsidRPr="00D85136">
        <w:rPr>
          <w:rStyle w:val="eop"/>
          <w:rFonts w:eastAsiaTheme="majorEastAsia"/>
        </w:rPr>
        <w:t xml:space="preserve">, </w:t>
      </w:r>
      <w:r w:rsidR="008A5A34" w:rsidRPr="00D85136">
        <w:rPr>
          <w:rStyle w:val="eop"/>
          <w:rFonts w:eastAsiaTheme="majorEastAsia"/>
        </w:rPr>
        <w:t xml:space="preserve">and </w:t>
      </w:r>
      <w:r w:rsidR="00C23477" w:rsidRPr="00D85136">
        <w:rPr>
          <w:rStyle w:val="eop"/>
          <w:rFonts w:eastAsiaTheme="majorEastAsia"/>
        </w:rPr>
        <w:t>flooding is a near-universal threat, causing issues in all 188 countries in the study</w:t>
      </w:r>
      <w:r w:rsidR="005F69C1" w:rsidRPr="00D85136">
        <w:rPr>
          <w:rStyle w:val="eop"/>
          <w:rFonts w:eastAsiaTheme="majorEastAsia"/>
        </w:rPr>
        <w:t xml:space="preserve">. </w:t>
      </w:r>
      <w:r w:rsidR="003D1309" w:rsidRPr="00D85136">
        <w:rPr>
          <w:rStyle w:val="eop"/>
          <w:rFonts w:eastAsiaTheme="majorEastAsia"/>
        </w:rPr>
        <w:t>Over the last century, high sea levels have posed significant risks resulting</w:t>
      </w:r>
      <w:r w:rsidR="00567995" w:rsidRPr="00D85136">
        <w:rPr>
          <w:rStyle w:val="eop"/>
          <w:rFonts w:eastAsiaTheme="majorEastAsia"/>
        </w:rPr>
        <w:t xml:space="preserve"> in the loss of over 8 thousand lives annually </w:t>
      </w:r>
      <w:r w:rsidR="00992B9B" w:rsidRPr="00D85136">
        <w:rPr>
          <w:rStyle w:val="eop"/>
          <w:rFonts w:eastAsiaTheme="majorEastAsia"/>
        </w:rPr>
        <w:t>and disrupting/displacing approximately 1.5 million people each year on average</w:t>
      </w:r>
      <w:r w:rsidR="005E136B" w:rsidRPr="00D85136">
        <w:rPr>
          <w:rStyle w:val="eop"/>
          <w:rFonts w:eastAsiaTheme="majorEastAsia"/>
        </w:rPr>
        <w:t xml:space="preserve"> </w:t>
      </w:r>
      <w:r w:rsidR="00BD3353" w:rsidRPr="00D85136">
        <w:rPr>
          <w:rStyle w:val="eop"/>
          <w:rFonts w:eastAsiaTheme="majorEastAsia"/>
        </w:rPr>
        <w:t>(IPCC, 2021).</w:t>
      </w:r>
    </w:p>
    <w:p w14:paraId="75F8B4D9" w14:textId="77777777" w:rsidR="005E136B" w:rsidRPr="00D85136" w:rsidRDefault="005E136B" w:rsidP="00CB64D2">
      <w:pPr>
        <w:pStyle w:val="paragraph"/>
        <w:spacing w:before="0" w:beforeAutospacing="0" w:after="0" w:afterAutospacing="0"/>
        <w:textAlignment w:val="baseline"/>
        <w:rPr>
          <w:rStyle w:val="eop"/>
          <w:rFonts w:eastAsiaTheme="majorEastAsia"/>
        </w:rPr>
      </w:pPr>
    </w:p>
    <w:p w14:paraId="31092A22" w14:textId="6015ECF9" w:rsidR="001C69B8" w:rsidRPr="00D85136" w:rsidRDefault="00CA2D73" w:rsidP="0087593A">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 xml:space="preserve">There is also serious economic impact </w:t>
      </w:r>
      <w:r w:rsidR="00BA5A16" w:rsidRPr="00D85136">
        <w:rPr>
          <w:rStyle w:val="eop"/>
          <w:rFonts w:eastAsiaTheme="majorEastAsia"/>
        </w:rPr>
        <w:t>to account for. Mean global flood losses for major coastal cities amount</w:t>
      </w:r>
      <w:r w:rsidR="003200E8" w:rsidRPr="00D85136">
        <w:rPr>
          <w:rStyle w:val="eop"/>
          <w:rFonts w:eastAsiaTheme="majorEastAsia"/>
        </w:rPr>
        <w:t xml:space="preserve"> </w:t>
      </w:r>
      <w:r w:rsidR="00BA5A16" w:rsidRPr="00D85136">
        <w:rPr>
          <w:rStyle w:val="eop"/>
          <w:rFonts w:eastAsiaTheme="majorEastAsia"/>
        </w:rPr>
        <w:t xml:space="preserve">to </w:t>
      </w:r>
      <w:r w:rsidR="003200E8" w:rsidRPr="00D85136">
        <w:rPr>
          <w:rStyle w:val="eop"/>
          <w:rFonts w:eastAsiaTheme="majorEastAsia"/>
        </w:rPr>
        <w:t>~$6 billion per year</w:t>
      </w:r>
      <w:r w:rsidR="00D112F1" w:rsidRPr="00D85136">
        <w:rPr>
          <w:rStyle w:val="eop"/>
          <w:rFonts w:eastAsiaTheme="majorEastAsia"/>
        </w:rPr>
        <w:t xml:space="preserve"> as of 2005, expected to increase to </w:t>
      </w:r>
      <w:r w:rsidR="00194766" w:rsidRPr="00D85136">
        <w:rPr>
          <w:rStyle w:val="eop"/>
          <w:rFonts w:eastAsiaTheme="majorEastAsia"/>
        </w:rPr>
        <w:t xml:space="preserve">$52 billion by </w:t>
      </w:r>
      <w:r w:rsidR="00F30EFB" w:rsidRPr="00D85136">
        <w:rPr>
          <w:rStyle w:val="eop"/>
          <w:rFonts w:eastAsiaTheme="majorEastAsia"/>
        </w:rPr>
        <w:t xml:space="preserve">2050 (Hallegatte et al. </w:t>
      </w:r>
      <w:r w:rsidR="005E5344" w:rsidRPr="00D85136">
        <w:rPr>
          <w:rStyle w:val="eop"/>
          <w:rFonts w:eastAsiaTheme="majorEastAsia"/>
        </w:rPr>
        <w:t>2013).</w:t>
      </w:r>
      <w:r w:rsidR="00A054EF" w:rsidRPr="00D85136">
        <w:rPr>
          <w:rStyle w:val="eop"/>
          <w:rFonts w:eastAsiaTheme="majorEastAsia"/>
        </w:rPr>
        <w:t xml:space="preserve"> Projections by </w:t>
      </w:r>
      <w:r w:rsidR="00C761E0" w:rsidRPr="00D85136">
        <w:rPr>
          <w:rStyle w:val="eop"/>
          <w:rFonts w:eastAsiaTheme="majorEastAsia"/>
        </w:rPr>
        <w:t>(IPCC, 2021)</w:t>
      </w:r>
      <w:r w:rsidR="00A054EF" w:rsidRPr="00D85136">
        <w:rPr>
          <w:rStyle w:val="eop"/>
          <w:rFonts w:eastAsiaTheme="majorEastAsia"/>
        </w:rPr>
        <w:t xml:space="preserve"> suggest that this cost may </w:t>
      </w:r>
      <w:r w:rsidR="009962FF" w:rsidRPr="00D85136">
        <w:rPr>
          <w:rStyle w:val="eop"/>
          <w:rFonts w:eastAsiaTheme="majorEastAsia"/>
        </w:rPr>
        <w:t>increase by 2-3 orders of magnitude</w:t>
      </w:r>
      <w:r w:rsidR="00183EB7" w:rsidRPr="00D85136">
        <w:rPr>
          <w:rStyle w:val="eop"/>
          <w:rFonts w:eastAsiaTheme="majorEastAsia"/>
        </w:rPr>
        <w:t xml:space="preserve"> annually by 2</w:t>
      </w:r>
      <w:r w:rsidR="009C1694" w:rsidRPr="00D85136">
        <w:rPr>
          <w:rStyle w:val="eop"/>
          <w:rFonts w:eastAsiaTheme="majorEastAsia"/>
        </w:rPr>
        <w:t>100</w:t>
      </w:r>
      <w:r w:rsidR="00183EB7" w:rsidRPr="00D85136">
        <w:rPr>
          <w:rStyle w:val="eop"/>
          <w:rFonts w:eastAsiaTheme="majorEastAsia"/>
        </w:rPr>
        <w:t xml:space="preserve">, even with constant flood probability maintained through adaptations. </w:t>
      </w:r>
      <w:r w:rsidR="00586CBE" w:rsidRPr="00D85136">
        <w:rPr>
          <w:rStyle w:val="eop"/>
          <w:rFonts w:eastAsiaTheme="majorEastAsia"/>
        </w:rPr>
        <w:t xml:space="preserve">Without adequate adaptation measures, up to </w:t>
      </w:r>
      <w:r w:rsidR="00951D1A" w:rsidRPr="00D85136">
        <w:rPr>
          <w:rStyle w:val="eop"/>
          <w:rFonts w:eastAsiaTheme="majorEastAsia"/>
        </w:rPr>
        <w:t xml:space="preserve">4.6% of the global population is expected to face annual flooding by 2100, with potential losses reaching 9.3% of </w:t>
      </w:r>
      <w:r w:rsidR="001C69B8" w:rsidRPr="00D85136">
        <w:rPr>
          <w:rStyle w:val="eop"/>
          <w:rFonts w:eastAsiaTheme="majorEastAsia"/>
        </w:rPr>
        <w:t xml:space="preserve">global GDP </w:t>
      </w:r>
      <w:r w:rsidR="009C1694" w:rsidRPr="00D85136">
        <w:rPr>
          <w:rStyle w:val="eop"/>
          <w:rFonts w:eastAsiaTheme="majorEastAsia"/>
        </w:rPr>
        <w:t>(</w:t>
      </w:r>
      <w:r w:rsidR="002943E9" w:rsidRPr="00D85136">
        <w:rPr>
          <w:rStyle w:val="eop"/>
          <w:rFonts w:eastAsiaTheme="majorEastAsia"/>
        </w:rPr>
        <w:t xml:space="preserve">Hauer </w:t>
      </w:r>
      <w:r w:rsidR="002A15FD" w:rsidRPr="00D85136">
        <w:rPr>
          <w:rStyle w:val="eop"/>
          <w:rFonts w:eastAsiaTheme="majorEastAsia"/>
        </w:rPr>
        <w:t>et al.</w:t>
      </w:r>
      <w:r w:rsidR="002943E9" w:rsidRPr="00D85136">
        <w:rPr>
          <w:rStyle w:val="eop"/>
          <w:rFonts w:eastAsiaTheme="majorEastAsia"/>
        </w:rPr>
        <w:t xml:space="preserve"> 2019; </w:t>
      </w:r>
      <w:r w:rsidR="009C1694" w:rsidRPr="00D85136">
        <w:rPr>
          <w:rStyle w:val="eop"/>
          <w:rFonts w:eastAsiaTheme="majorEastAsia"/>
        </w:rPr>
        <w:t xml:space="preserve">IPCC, 2021). </w:t>
      </w:r>
      <w:r w:rsidR="00DB14D9" w:rsidRPr="00D85136">
        <w:rPr>
          <w:rStyle w:val="eop"/>
          <w:rFonts w:eastAsiaTheme="majorEastAsia"/>
        </w:rPr>
        <w:t>Infrastructure vulnerability is another concern</w:t>
      </w:r>
      <w:r w:rsidR="00C6383B" w:rsidRPr="00D85136">
        <w:rPr>
          <w:rStyle w:val="eop"/>
          <w:rFonts w:eastAsiaTheme="majorEastAsia"/>
        </w:rPr>
        <w:t xml:space="preserve">, with coastal areas being at </w:t>
      </w:r>
      <w:r w:rsidR="003827E0" w:rsidRPr="00D85136">
        <w:rPr>
          <w:rStyle w:val="eop"/>
          <w:rFonts w:eastAsiaTheme="majorEastAsia"/>
        </w:rPr>
        <w:t xml:space="preserve">an elevated </w:t>
      </w:r>
      <w:r w:rsidR="00C6383B" w:rsidRPr="00D85136">
        <w:rPr>
          <w:rStyle w:val="eop"/>
          <w:rFonts w:eastAsiaTheme="majorEastAsia"/>
        </w:rPr>
        <w:t>risk of disruptions to power supply</w:t>
      </w:r>
      <w:r w:rsidR="00F8257A" w:rsidRPr="00D85136">
        <w:rPr>
          <w:rStyle w:val="eop"/>
          <w:rFonts w:eastAsiaTheme="majorEastAsia"/>
        </w:rPr>
        <w:t xml:space="preserve"> cuts or </w:t>
      </w:r>
      <w:r w:rsidR="00C564F5" w:rsidRPr="00D85136">
        <w:rPr>
          <w:rStyle w:val="eop"/>
          <w:rFonts w:eastAsiaTheme="majorEastAsia"/>
        </w:rPr>
        <w:t xml:space="preserve">transportation </w:t>
      </w:r>
      <w:r w:rsidR="003827E0" w:rsidRPr="00D85136">
        <w:rPr>
          <w:rStyle w:val="eop"/>
          <w:rFonts w:eastAsiaTheme="majorEastAsia"/>
        </w:rPr>
        <w:t>obstructions</w:t>
      </w:r>
      <w:r w:rsidR="0094114C" w:rsidRPr="00D85136">
        <w:rPr>
          <w:rStyle w:val="eop"/>
          <w:rFonts w:eastAsiaTheme="majorEastAsia"/>
        </w:rPr>
        <w:t xml:space="preserve"> (McRobie</w:t>
      </w:r>
      <w:r w:rsidR="001C1E4F" w:rsidRPr="00D85136">
        <w:rPr>
          <w:rStyle w:val="eop"/>
          <w:rFonts w:eastAsiaTheme="majorEastAsia"/>
        </w:rPr>
        <w:t xml:space="preserve"> et al. 2005)</w:t>
      </w:r>
      <w:r w:rsidR="003827E0" w:rsidRPr="00D85136">
        <w:rPr>
          <w:rStyle w:val="eop"/>
          <w:rFonts w:eastAsiaTheme="majorEastAsia"/>
        </w:rPr>
        <w:t>.</w:t>
      </w:r>
      <w:r w:rsidR="005066F8" w:rsidRPr="00D85136">
        <w:rPr>
          <w:rStyle w:val="eop"/>
          <w:rFonts w:eastAsiaTheme="majorEastAsia"/>
        </w:rPr>
        <w:t xml:space="preserve"> </w:t>
      </w:r>
      <w:r w:rsidR="001C69B8" w:rsidRPr="00D85136">
        <w:rPr>
          <w:rStyle w:val="eop"/>
          <w:rFonts w:eastAsiaTheme="majorEastAsia"/>
        </w:rPr>
        <w:t xml:space="preserve">Furthermore, environmental risks include the erosion </w:t>
      </w:r>
      <w:r w:rsidR="006628BF" w:rsidRPr="00D85136">
        <w:rPr>
          <w:rStyle w:val="eop"/>
          <w:rFonts w:eastAsiaTheme="majorEastAsia"/>
        </w:rPr>
        <w:t>of sandy beaches</w:t>
      </w:r>
      <w:r w:rsidR="005102A3" w:rsidRPr="00D85136">
        <w:rPr>
          <w:rStyle w:val="eop"/>
          <w:rFonts w:eastAsiaTheme="majorEastAsia"/>
        </w:rPr>
        <w:t xml:space="preserve"> and </w:t>
      </w:r>
      <w:r w:rsidR="00EF11E9" w:rsidRPr="00D85136">
        <w:rPr>
          <w:rStyle w:val="eop"/>
          <w:rFonts w:eastAsiaTheme="majorEastAsia"/>
        </w:rPr>
        <w:t>saltwater intrusion</w:t>
      </w:r>
      <w:r w:rsidR="003B6773" w:rsidRPr="00D85136">
        <w:rPr>
          <w:rStyle w:val="eop"/>
          <w:rFonts w:eastAsiaTheme="majorEastAsia"/>
        </w:rPr>
        <w:t xml:space="preserve"> into agricultural land</w:t>
      </w:r>
      <w:r w:rsidR="00ED47E7" w:rsidRPr="00D85136">
        <w:rPr>
          <w:rStyle w:val="eop"/>
          <w:rFonts w:eastAsiaTheme="majorEastAsia"/>
        </w:rPr>
        <w:t xml:space="preserve"> (Oppenheimer et al.</w:t>
      </w:r>
      <w:r w:rsidR="00953423" w:rsidRPr="00D85136">
        <w:rPr>
          <w:rStyle w:val="eop"/>
          <w:rFonts w:eastAsiaTheme="majorEastAsia"/>
        </w:rPr>
        <w:t>, 2019)</w:t>
      </w:r>
      <w:r w:rsidR="005102A3" w:rsidRPr="00D85136">
        <w:rPr>
          <w:rStyle w:val="eop"/>
          <w:rFonts w:eastAsiaTheme="majorEastAsia"/>
        </w:rPr>
        <w:t>.</w:t>
      </w:r>
      <w:r w:rsidR="003B6773" w:rsidRPr="00D85136">
        <w:rPr>
          <w:rStyle w:val="eop"/>
          <w:rFonts w:eastAsiaTheme="majorEastAsia"/>
        </w:rPr>
        <w:t xml:space="preserve"> </w:t>
      </w:r>
      <w:r w:rsidR="006628BF" w:rsidRPr="00D85136">
        <w:rPr>
          <w:rStyle w:val="eop"/>
          <w:rFonts w:eastAsiaTheme="majorEastAsia"/>
        </w:rPr>
        <w:t xml:space="preserve">The disruption of coastal </w:t>
      </w:r>
      <w:r w:rsidR="003878F6" w:rsidRPr="00D85136">
        <w:rPr>
          <w:rStyle w:val="eop"/>
          <w:rFonts w:eastAsiaTheme="majorEastAsia"/>
        </w:rPr>
        <w:t xml:space="preserve">habitats and biodiversity </w:t>
      </w:r>
      <w:r w:rsidR="00EF11E9" w:rsidRPr="00D85136">
        <w:rPr>
          <w:rStyle w:val="eop"/>
          <w:rFonts w:eastAsiaTheme="majorEastAsia"/>
        </w:rPr>
        <w:t>is</w:t>
      </w:r>
      <w:r w:rsidR="003878F6" w:rsidRPr="00D85136">
        <w:rPr>
          <w:rStyle w:val="eop"/>
          <w:rFonts w:eastAsiaTheme="majorEastAsia"/>
        </w:rPr>
        <w:t xml:space="preserve"> a long</w:t>
      </w:r>
      <w:r w:rsidR="005102A3" w:rsidRPr="00D85136">
        <w:rPr>
          <w:rStyle w:val="eop"/>
          <w:rFonts w:eastAsiaTheme="majorEastAsia"/>
        </w:rPr>
        <w:t>er</w:t>
      </w:r>
      <w:r w:rsidR="003878F6" w:rsidRPr="00D85136">
        <w:rPr>
          <w:rStyle w:val="eop"/>
          <w:rFonts w:eastAsiaTheme="majorEastAsia"/>
        </w:rPr>
        <w:t>-term</w:t>
      </w:r>
      <w:r w:rsidR="00EF11E9" w:rsidRPr="00D85136">
        <w:rPr>
          <w:rStyle w:val="eop"/>
          <w:rFonts w:eastAsiaTheme="majorEastAsia"/>
        </w:rPr>
        <w:t xml:space="preserve"> risk</w:t>
      </w:r>
      <w:r w:rsidR="005102A3" w:rsidRPr="00D85136">
        <w:rPr>
          <w:rStyle w:val="eop"/>
          <w:rFonts w:eastAsiaTheme="majorEastAsia"/>
        </w:rPr>
        <w:t xml:space="preserve"> at </w:t>
      </w:r>
      <w:r w:rsidR="008E274D" w:rsidRPr="00D85136">
        <w:rPr>
          <w:rStyle w:val="eop"/>
          <w:rFonts w:eastAsiaTheme="majorEastAsia"/>
        </w:rPr>
        <w:t xml:space="preserve">play </w:t>
      </w:r>
      <w:r w:rsidR="008E274D" w:rsidRPr="00D85136">
        <w:rPr>
          <w:rFonts w:eastAsiaTheme="majorEastAsia"/>
        </w:rPr>
        <w:t>(Griggs and Reguero, 2021; Kearney and Fernandes, 2019).</w:t>
      </w:r>
    </w:p>
    <w:p w14:paraId="34C2D782" w14:textId="110241AD" w:rsidR="005066F8" w:rsidRPr="00D85136" w:rsidRDefault="005066F8" w:rsidP="00CB64D2">
      <w:pPr>
        <w:pStyle w:val="paragraph"/>
        <w:spacing w:before="0" w:beforeAutospacing="0" w:after="0" w:afterAutospacing="0"/>
        <w:textAlignment w:val="baseline"/>
        <w:rPr>
          <w:rStyle w:val="eop"/>
          <w:rFonts w:eastAsiaTheme="majorEastAsia"/>
        </w:rPr>
      </w:pPr>
    </w:p>
    <w:p w14:paraId="5248DE1E" w14:textId="3685D93D" w:rsidR="005102A3" w:rsidRPr="00D85136" w:rsidRDefault="003C086C" w:rsidP="00CB64D2">
      <w:pPr>
        <w:pStyle w:val="paragraph"/>
        <w:spacing w:before="0" w:beforeAutospacing="0" w:after="0" w:afterAutospacing="0"/>
        <w:textAlignment w:val="baseline"/>
        <w:rPr>
          <w:rFonts w:eastAsiaTheme="majorEastAsia"/>
        </w:rPr>
      </w:pPr>
      <w:r w:rsidRPr="00D85136">
        <w:rPr>
          <w:rFonts w:eastAsiaTheme="majorEastAsia"/>
        </w:rPr>
        <w:t>Effective adaptation and management strategies can be determined by improving the understanding of the causes and related impacts of sea level extremes, including their role in coastal flooding and erosion.</w:t>
      </w:r>
      <w:r w:rsidR="009124EB" w:rsidRPr="00D85136">
        <w:rPr>
          <w:rFonts w:eastAsiaTheme="majorEastAsia"/>
        </w:rPr>
        <w:t xml:space="preserve"> The specific contributions of this work will outline areas of vulnerability along the Irish coastline, as well as a brief indication of how they are vulnerable relative to each other, with some areas being subject to higher though less frequent extremes and vice versa. Return levels will be estimated using two methods of extreme analysis. The specifics of these vulnerabilities will be discussed and explained further in the </w:t>
      </w:r>
      <w:r w:rsidR="00D578D5" w:rsidRPr="00D85136">
        <w:rPr>
          <w:rFonts w:eastAsiaTheme="majorEastAsia"/>
        </w:rPr>
        <w:t>coming</w:t>
      </w:r>
      <w:r w:rsidR="009124EB" w:rsidRPr="00D85136">
        <w:rPr>
          <w:rFonts w:eastAsiaTheme="majorEastAsia"/>
        </w:rPr>
        <w:t xml:space="preserve"> sections. </w:t>
      </w:r>
    </w:p>
    <w:p w14:paraId="3A2D0D99" w14:textId="77777777" w:rsidR="00555758" w:rsidRPr="00D85136" w:rsidRDefault="00555758" w:rsidP="00CB64D2">
      <w:pPr>
        <w:pStyle w:val="paragraph"/>
        <w:spacing w:before="0" w:beforeAutospacing="0" w:after="0" w:afterAutospacing="0"/>
        <w:textAlignment w:val="baseline"/>
        <w:rPr>
          <w:rFonts w:eastAsiaTheme="majorEastAsia"/>
        </w:rPr>
      </w:pPr>
    </w:p>
    <w:p w14:paraId="67F5140B" w14:textId="77777777" w:rsidR="00555758" w:rsidRPr="00D85136" w:rsidRDefault="00555758" w:rsidP="00CB64D2">
      <w:pPr>
        <w:pStyle w:val="paragraph"/>
        <w:spacing w:before="0" w:beforeAutospacing="0" w:after="0" w:afterAutospacing="0"/>
        <w:textAlignment w:val="baseline"/>
        <w:rPr>
          <w:sz w:val="18"/>
          <w:szCs w:val="18"/>
        </w:rPr>
      </w:pPr>
    </w:p>
    <w:p w14:paraId="14934C7E" w14:textId="77777777" w:rsidR="00285A59" w:rsidRPr="00D85136" w:rsidRDefault="00285A59" w:rsidP="00CB64D2">
      <w:pPr>
        <w:pStyle w:val="paragraph"/>
        <w:spacing w:before="0" w:beforeAutospacing="0" w:after="0" w:afterAutospacing="0"/>
        <w:textAlignment w:val="baseline"/>
        <w:rPr>
          <w:sz w:val="18"/>
          <w:szCs w:val="18"/>
        </w:rPr>
      </w:pPr>
    </w:p>
    <w:p w14:paraId="6935F6FD" w14:textId="4A815BC8" w:rsidR="00CB64D2" w:rsidRPr="00D85136" w:rsidRDefault="00CB64D2" w:rsidP="00D85136">
      <w:pPr>
        <w:pStyle w:val="Heading2"/>
        <w:rPr>
          <w:rFonts w:ascii="Times New Roman" w:hAnsi="Times New Roman" w:cs="Times New Roman"/>
          <w:color w:val="auto"/>
          <w:sz w:val="18"/>
          <w:szCs w:val="18"/>
        </w:rPr>
      </w:pPr>
      <w:r w:rsidRPr="00D85136">
        <w:rPr>
          <w:rStyle w:val="normaltextrun"/>
          <w:rFonts w:ascii="Times New Roman" w:hAnsi="Times New Roman" w:cs="Times New Roman"/>
          <w:color w:val="auto"/>
          <w:sz w:val="28"/>
          <w:szCs w:val="28"/>
        </w:rPr>
        <w:t xml:space="preserve">   </w:t>
      </w:r>
      <w:bookmarkStart w:id="2" w:name="_Toc173901459"/>
      <w:r w:rsidRPr="00D85136">
        <w:rPr>
          <w:rStyle w:val="normaltextrun"/>
          <w:rFonts w:ascii="Times New Roman" w:hAnsi="Times New Roman" w:cs="Times New Roman"/>
          <w:b/>
          <w:bCs/>
          <w:color w:val="auto"/>
          <w:sz w:val="28"/>
          <w:szCs w:val="28"/>
        </w:rPr>
        <w:t>1.2 Objectives</w:t>
      </w:r>
      <w:bookmarkEnd w:id="2"/>
      <w:r w:rsidRPr="00D85136">
        <w:rPr>
          <w:rStyle w:val="eop"/>
          <w:rFonts w:ascii="Times New Roman" w:hAnsi="Times New Roman" w:cs="Times New Roman"/>
          <w:b/>
          <w:bCs/>
          <w:color w:val="auto"/>
        </w:rPr>
        <w:t> </w:t>
      </w:r>
    </w:p>
    <w:p w14:paraId="565131DC" w14:textId="77777777" w:rsidR="00CB64D2" w:rsidRPr="00D85136" w:rsidRDefault="00CB64D2" w:rsidP="00CB64D2">
      <w:pPr>
        <w:pStyle w:val="paragraph"/>
        <w:spacing w:before="0" w:beforeAutospacing="0" w:after="0" w:afterAutospacing="0"/>
        <w:textAlignment w:val="baseline"/>
        <w:rPr>
          <w:sz w:val="18"/>
          <w:szCs w:val="18"/>
        </w:rPr>
      </w:pPr>
      <w:r w:rsidRPr="00D85136">
        <w:rPr>
          <w:rStyle w:val="normaltextrun"/>
          <w:rFonts w:eastAsiaTheme="majorEastAsia"/>
          <w:sz w:val="28"/>
          <w:szCs w:val="28"/>
        </w:rPr>
        <w:t>   </w:t>
      </w:r>
      <w:r w:rsidRPr="00D85136">
        <w:rPr>
          <w:rStyle w:val="eop"/>
          <w:rFonts w:eastAsiaTheme="majorEastAsia"/>
        </w:rPr>
        <w:t> </w:t>
      </w:r>
    </w:p>
    <w:p w14:paraId="0CD5BB1F" w14:textId="77777777" w:rsidR="00CB64D2" w:rsidRPr="00D85136" w:rsidRDefault="00CB64D2"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 </w:t>
      </w:r>
    </w:p>
    <w:p w14:paraId="78D429FA" w14:textId="375BBAAE" w:rsidR="00B102C7" w:rsidRPr="00D85136" w:rsidRDefault="00647757"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 xml:space="preserve">This </w:t>
      </w:r>
      <w:r w:rsidR="00977697" w:rsidRPr="00D85136">
        <w:rPr>
          <w:rStyle w:val="eop"/>
          <w:rFonts w:eastAsiaTheme="majorEastAsia"/>
        </w:rPr>
        <w:t>work</w:t>
      </w:r>
      <w:r w:rsidRPr="00D85136">
        <w:rPr>
          <w:rStyle w:val="eop"/>
          <w:rFonts w:eastAsiaTheme="majorEastAsia"/>
        </w:rPr>
        <w:t xml:space="preserve"> focuses on</w:t>
      </w:r>
      <w:r w:rsidR="00977697" w:rsidRPr="00D85136">
        <w:rPr>
          <w:rStyle w:val="eop"/>
          <w:rFonts w:eastAsiaTheme="majorEastAsia"/>
        </w:rPr>
        <w:t xml:space="preserve"> characterising sea-level extremes using </w:t>
      </w:r>
      <w:r w:rsidR="00A059F9" w:rsidRPr="00D85136">
        <w:rPr>
          <w:rStyle w:val="eop"/>
          <w:rFonts w:eastAsiaTheme="majorEastAsia"/>
        </w:rPr>
        <w:t>extreme</w:t>
      </w:r>
      <w:r w:rsidR="00A23310" w:rsidRPr="00D85136">
        <w:rPr>
          <w:rStyle w:val="eop"/>
          <w:rFonts w:eastAsiaTheme="majorEastAsia"/>
        </w:rPr>
        <w:t xml:space="preserve"> value</w:t>
      </w:r>
      <w:r w:rsidR="00977697" w:rsidRPr="00D85136">
        <w:rPr>
          <w:rStyle w:val="eop"/>
          <w:rFonts w:eastAsiaTheme="majorEastAsia"/>
        </w:rPr>
        <w:t xml:space="preserve"> analysis.</w:t>
      </w:r>
      <w:r w:rsidR="00A23310" w:rsidRPr="00D85136">
        <w:rPr>
          <w:rStyle w:val="eop"/>
          <w:rFonts w:eastAsiaTheme="majorEastAsia"/>
        </w:rPr>
        <w:t xml:space="preserve"> </w:t>
      </w:r>
      <w:r w:rsidR="00C80B8A" w:rsidRPr="00D85136">
        <w:rPr>
          <w:rStyle w:val="eop"/>
          <w:rFonts w:eastAsiaTheme="majorEastAsia"/>
        </w:rPr>
        <w:t>This</w:t>
      </w:r>
      <w:r w:rsidR="00B05CE7" w:rsidRPr="00D85136">
        <w:rPr>
          <w:rStyle w:val="eop"/>
          <w:rFonts w:eastAsiaTheme="majorEastAsia"/>
        </w:rPr>
        <w:t xml:space="preserve"> </w:t>
      </w:r>
      <w:r w:rsidR="00977697" w:rsidRPr="00D85136">
        <w:rPr>
          <w:rStyle w:val="eop"/>
          <w:rFonts w:eastAsiaTheme="majorEastAsia"/>
        </w:rPr>
        <w:t xml:space="preserve">type of analysis </w:t>
      </w:r>
      <w:r w:rsidR="00793C9D" w:rsidRPr="00D85136">
        <w:rPr>
          <w:rStyle w:val="eop"/>
          <w:rFonts w:eastAsiaTheme="majorEastAsia"/>
        </w:rPr>
        <w:t>utilises</w:t>
      </w:r>
      <w:r w:rsidR="001E42A7" w:rsidRPr="00D85136">
        <w:rPr>
          <w:rStyle w:val="eop"/>
          <w:rFonts w:eastAsiaTheme="majorEastAsia"/>
        </w:rPr>
        <w:t xml:space="preserve"> extreme value </w:t>
      </w:r>
      <w:r w:rsidR="00977697" w:rsidRPr="00D85136">
        <w:rPr>
          <w:rStyle w:val="eop"/>
          <w:rFonts w:eastAsiaTheme="majorEastAsia"/>
        </w:rPr>
        <w:t>distribution</w:t>
      </w:r>
      <w:r w:rsidR="001E42A7" w:rsidRPr="00D85136">
        <w:rPr>
          <w:rStyle w:val="eop"/>
          <w:rFonts w:eastAsiaTheme="majorEastAsia"/>
        </w:rPr>
        <w:t xml:space="preserve">s </w:t>
      </w:r>
      <w:r w:rsidR="00D01060" w:rsidRPr="00D85136">
        <w:rPr>
          <w:rStyle w:val="eop"/>
          <w:rFonts w:eastAsiaTheme="majorEastAsia"/>
        </w:rPr>
        <w:t>to characterise the tail end</w:t>
      </w:r>
      <w:r w:rsidR="00F76687" w:rsidRPr="00D85136">
        <w:rPr>
          <w:rStyle w:val="eop"/>
          <w:rFonts w:eastAsiaTheme="majorEastAsia"/>
        </w:rPr>
        <w:t>s</w:t>
      </w:r>
      <w:r w:rsidR="00D01060" w:rsidRPr="00D85136">
        <w:rPr>
          <w:rStyle w:val="eop"/>
          <w:rFonts w:eastAsiaTheme="majorEastAsia"/>
        </w:rPr>
        <w:t xml:space="preserve">, or extremes, of </w:t>
      </w:r>
      <w:r w:rsidR="00C80B8A" w:rsidRPr="00D85136">
        <w:rPr>
          <w:rStyle w:val="eop"/>
          <w:rFonts w:eastAsiaTheme="majorEastAsia"/>
        </w:rPr>
        <w:t>the</w:t>
      </w:r>
      <w:r w:rsidR="00B05CE7" w:rsidRPr="00D85136">
        <w:rPr>
          <w:rStyle w:val="eop"/>
          <w:rFonts w:eastAsiaTheme="majorEastAsia"/>
        </w:rPr>
        <w:t xml:space="preserve"> </w:t>
      </w:r>
      <w:r w:rsidR="00D21D27" w:rsidRPr="00D85136">
        <w:rPr>
          <w:rStyle w:val="eop"/>
          <w:rFonts w:eastAsiaTheme="majorEastAsia"/>
        </w:rPr>
        <w:t>overall data distribution</w:t>
      </w:r>
      <w:r w:rsidR="00C80B8A" w:rsidRPr="00D85136">
        <w:rPr>
          <w:rStyle w:val="eop"/>
          <w:rFonts w:eastAsiaTheme="majorEastAsia"/>
        </w:rPr>
        <w:t>.</w:t>
      </w:r>
      <w:r w:rsidR="00977697" w:rsidRPr="00D85136">
        <w:rPr>
          <w:rStyle w:val="eop"/>
          <w:rFonts w:eastAsiaTheme="majorEastAsia"/>
        </w:rPr>
        <w:t xml:space="preserve"> In addition, we consider</w:t>
      </w:r>
      <w:r w:rsidR="003136D4" w:rsidRPr="00D85136">
        <w:rPr>
          <w:rStyle w:val="eop"/>
          <w:rFonts w:eastAsiaTheme="majorEastAsia"/>
        </w:rPr>
        <w:t xml:space="preserve"> temporal clustering </w:t>
      </w:r>
      <w:r w:rsidR="00AD429B" w:rsidRPr="00D85136">
        <w:rPr>
          <w:rStyle w:val="eop"/>
          <w:rFonts w:eastAsiaTheme="majorEastAsia"/>
        </w:rPr>
        <w:t xml:space="preserve">of the exceedances of return levels calculated from the </w:t>
      </w:r>
      <w:r w:rsidR="00156B97" w:rsidRPr="00D85136">
        <w:rPr>
          <w:rStyle w:val="eop"/>
          <w:rFonts w:eastAsiaTheme="majorEastAsia"/>
        </w:rPr>
        <w:t>extreme</w:t>
      </w:r>
      <w:r w:rsidR="00AD429B" w:rsidRPr="00D85136">
        <w:rPr>
          <w:rStyle w:val="eop"/>
          <w:rFonts w:eastAsiaTheme="majorEastAsia"/>
        </w:rPr>
        <w:t xml:space="preserve"> model</w:t>
      </w:r>
      <w:r w:rsidR="00156B97" w:rsidRPr="00D85136">
        <w:rPr>
          <w:rStyle w:val="eop"/>
          <w:rFonts w:eastAsiaTheme="majorEastAsia"/>
        </w:rPr>
        <w:t>s</w:t>
      </w:r>
      <w:r w:rsidR="00AD429B" w:rsidRPr="00D85136">
        <w:rPr>
          <w:rStyle w:val="eop"/>
          <w:rFonts w:eastAsiaTheme="majorEastAsia"/>
        </w:rPr>
        <w:t>.</w:t>
      </w:r>
      <w:r w:rsidR="00E51010" w:rsidRPr="00D85136">
        <w:rPr>
          <w:rStyle w:val="eop"/>
          <w:rFonts w:eastAsiaTheme="majorEastAsia"/>
        </w:rPr>
        <w:t xml:space="preserve"> </w:t>
      </w:r>
      <w:r w:rsidR="00100ABE" w:rsidRPr="00D85136">
        <w:rPr>
          <w:rStyle w:val="eop"/>
          <w:rFonts w:eastAsiaTheme="majorEastAsia"/>
        </w:rPr>
        <w:t>Th</w:t>
      </w:r>
      <w:r w:rsidR="00977697" w:rsidRPr="00D85136">
        <w:rPr>
          <w:rStyle w:val="eop"/>
          <w:rFonts w:eastAsiaTheme="majorEastAsia"/>
        </w:rPr>
        <w:t xml:space="preserve">e input data for the </w:t>
      </w:r>
      <w:r w:rsidR="00156B97" w:rsidRPr="00D85136">
        <w:rPr>
          <w:rStyle w:val="eop"/>
          <w:rFonts w:eastAsiaTheme="majorEastAsia"/>
        </w:rPr>
        <w:t>extreme</w:t>
      </w:r>
      <w:r w:rsidR="00977697" w:rsidRPr="00D85136">
        <w:rPr>
          <w:rStyle w:val="eop"/>
          <w:rFonts w:eastAsiaTheme="majorEastAsia"/>
        </w:rPr>
        <w:t xml:space="preserve"> model</w:t>
      </w:r>
      <w:r w:rsidR="00E52F1C" w:rsidRPr="00D85136">
        <w:rPr>
          <w:rStyle w:val="eop"/>
          <w:rFonts w:eastAsiaTheme="majorEastAsia"/>
        </w:rPr>
        <w:t>s</w:t>
      </w:r>
      <w:r w:rsidR="00977697" w:rsidRPr="00D85136">
        <w:rPr>
          <w:rStyle w:val="eop"/>
          <w:rFonts w:eastAsiaTheme="majorEastAsia"/>
        </w:rPr>
        <w:t xml:space="preserve"> in this</w:t>
      </w:r>
      <w:r w:rsidR="00100ABE" w:rsidRPr="00D85136">
        <w:rPr>
          <w:rStyle w:val="eop"/>
          <w:rFonts w:eastAsiaTheme="majorEastAsia"/>
        </w:rPr>
        <w:t xml:space="preserve"> analysis </w:t>
      </w:r>
      <w:r w:rsidR="00977697" w:rsidRPr="00D85136">
        <w:rPr>
          <w:rStyle w:val="eop"/>
          <w:rFonts w:eastAsiaTheme="majorEastAsia"/>
        </w:rPr>
        <w:t xml:space="preserve">is </w:t>
      </w:r>
      <w:r w:rsidR="00286283" w:rsidRPr="00D85136">
        <w:rPr>
          <w:rStyle w:val="eop"/>
          <w:rFonts w:eastAsiaTheme="majorEastAsia"/>
        </w:rPr>
        <w:t>sea</w:t>
      </w:r>
      <w:r w:rsidR="00977697" w:rsidRPr="00D85136">
        <w:rPr>
          <w:rStyle w:val="eop"/>
          <w:rFonts w:eastAsiaTheme="majorEastAsia"/>
        </w:rPr>
        <w:t>-</w:t>
      </w:r>
      <w:r w:rsidR="00286283" w:rsidRPr="00D85136">
        <w:rPr>
          <w:rStyle w:val="eop"/>
          <w:rFonts w:eastAsiaTheme="majorEastAsia"/>
        </w:rPr>
        <w:t>level surge data</w:t>
      </w:r>
      <w:r w:rsidR="003C086C" w:rsidRPr="00D85136">
        <w:rPr>
          <w:rStyle w:val="eop"/>
          <w:rFonts w:eastAsiaTheme="majorEastAsia"/>
        </w:rPr>
        <w:t xml:space="preserve">, </w:t>
      </w:r>
      <w:r w:rsidR="00100ABE" w:rsidRPr="00D85136">
        <w:rPr>
          <w:rStyle w:val="eop"/>
          <w:rFonts w:eastAsiaTheme="majorEastAsia"/>
        </w:rPr>
        <w:t xml:space="preserve">which strongly influence coastal </w:t>
      </w:r>
      <w:r w:rsidR="00100ABE" w:rsidRPr="00D85136">
        <w:rPr>
          <w:rStyle w:val="eop"/>
          <w:rFonts w:eastAsiaTheme="majorEastAsia"/>
        </w:rPr>
        <w:lastRenderedPageBreak/>
        <w:t xml:space="preserve">flooding and </w:t>
      </w:r>
      <w:r w:rsidR="00977697" w:rsidRPr="00D85136">
        <w:rPr>
          <w:rStyle w:val="eop"/>
          <w:rFonts w:eastAsiaTheme="majorEastAsia"/>
        </w:rPr>
        <w:t>erosion</w:t>
      </w:r>
      <w:r w:rsidR="00977697" w:rsidRPr="00D85136">
        <w:rPr>
          <w:rStyle w:val="CommentReference"/>
          <w:rFonts w:eastAsiaTheme="minorHAnsi"/>
          <w:kern w:val="2"/>
          <w:lang w:eastAsia="en-US"/>
          <w14:ligatures w14:val="standardContextual"/>
        </w:rPr>
        <w:t>.</w:t>
      </w:r>
      <w:r w:rsidR="00977697" w:rsidRPr="00D85136">
        <w:rPr>
          <w:rStyle w:val="eop"/>
          <w:rFonts w:eastAsiaTheme="majorEastAsia"/>
        </w:rPr>
        <w:t xml:space="preserve"> Estimated </w:t>
      </w:r>
      <w:r w:rsidR="006544E7" w:rsidRPr="00D85136">
        <w:rPr>
          <w:rStyle w:val="eop"/>
          <w:rFonts w:eastAsiaTheme="majorEastAsia"/>
        </w:rPr>
        <w:t>return levels based on the data can then be extracted</w:t>
      </w:r>
      <w:r w:rsidR="0004615E" w:rsidRPr="00D85136">
        <w:rPr>
          <w:rStyle w:val="eop"/>
          <w:rFonts w:eastAsiaTheme="majorEastAsia"/>
        </w:rPr>
        <w:t xml:space="preserve"> from </w:t>
      </w:r>
      <w:r w:rsidR="00F25229" w:rsidRPr="00D85136">
        <w:rPr>
          <w:rStyle w:val="eop"/>
          <w:rFonts w:eastAsiaTheme="majorEastAsia"/>
        </w:rPr>
        <w:t xml:space="preserve">the </w:t>
      </w:r>
      <w:r w:rsidR="0004615E" w:rsidRPr="00D85136">
        <w:rPr>
          <w:rStyle w:val="eop"/>
          <w:rFonts w:eastAsiaTheme="majorEastAsia"/>
        </w:rPr>
        <w:t xml:space="preserve">model. </w:t>
      </w:r>
      <w:r w:rsidR="00E14634" w:rsidRPr="00D85136">
        <w:rPr>
          <w:rFonts w:eastAsiaTheme="majorEastAsia"/>
        </w:rPr>
        <w:t xml:space="preserve">A return level is a threshold that a particular environmental variable, in this case sea-level surge, is expected to exceed once in a given period of time, such as once in 10, 50, or 100 years. It quantifies the magnitude of extreme events that are likely to occur over different time intervals. </w:t>
      </w:r>
      <w:r w:rsidR="00977697" w:rsidRPr="00D85136">
        <w:rPr>
          <w:rStyle w:val="eop"/>
          <w:rFonts w:eastAsiaTheme="majorEastAsia"/>
        </w:rPr>
        <w:t>Here we focus on</w:t>
      </w:r>
      <w:r w:rsidR="00A17576" w:rsidRPr="00D85136">
        <w:rPr>
          <w:rStyle w:val="eop"/>
          <w:rFonts w:eastAsiaTheme="majorEastAsia"/>
        </w:rPr>
        <w:t xml:space="preserve"> the</w:t>
      </w:r>
      <w:r w:rsidR="00E14634" w:rsidRPr="00D85136">
        <w:rPr>
          <w:rStyle w:val="eop"/>
          <w:rFonts w:eastAsiaTheme="majorEastAsia"/>
        </w:rPr>
        <w:t xml:space="preserve"> 2-year,</w:t>
      </w:r>
      <w:r w:rsidR="00A17576" w:rsidRPr="00D85136">
        <w:rPr>
          <w:rStyle w:val="eop"/>
          <w:rFonts w:eastAsiaTheme="majorEastAsia"/>
        </w:rPr>
        <w:t xml:space="preserve"> </w:t>
      </w:r>
      <w:r w:rsidR="00F25229" w:rsidRPr="00D85136">
        <w:rPr>
          <w:rStyle w:val="eop"/>
          <w:rFonts w:eastAsiaTheme="majorEastAsia"/>
        </w:rPr>
        <w:t>5-year</w:t>
      </w:r>
      <w:r w:rsidR="00A17576" w:rsidRPr="00D85136">
        <w:rPr>
          <w:rStyle w:val="eop"/>
          <w:rFonts w:eastAsiaTheme="majorEastAsia"/>
        </w:rPr>
        <w:t>, 20</w:t>
      </w:r>
      <w:r w:rsidR="00F25229" w:rsidRPr="00D85136">
        <w:rPr>
          <w:rStyle w:val="eop"/>
          <w:rFonts w:eastAsiaTheme="majorEastAsia"/>
        </w:rPr>
        <w:t>-</w:t>
      </w:r>
      <w:r w:rsidR="00A17576" w:rsidRPr="00D85136">
        <w:rPr>
          <w:rStyle w:val="eop"/>
          <w:rFonts w:eastAsiaTheme="majorEastAsia"/>
        </w:rPr>
        <w:t>year, and 100</w:t>
      </w:r>
      <w:r w:rsidR="00F25229" w:rsidRPr="00D85136">
        <w:rPr>
          <w:rStyle w:val="eop"/>
          <w:rFonts w:eastAsiaTheme="majorEastAsia"/>
        </w:rPr>
        <w:t>-</w:t>
      </w:r>
      <w:r w:rsidR="00A17576" w:rsidRPr="00D85136">
        <w:rPr>
          <w:rStyle w:val="eop"/>
          <w:rFonts w:eastAsiaTheme="majorEastAsia"/>
        </w:rPr>
        <w:t>year return levels for the data</w:t>
      </w:r>
      <w:r w:rsidR="00892B7A" w:rsidRPr="00D85136">
        <w:rPr>
          <w:rStyle w:val="eop"/>
          <w:rFonts w:eastAsiaTheme="majorEastAsia"/>
        </w:rPr>
        <w:t xml:space="preserve">, which can be more easily understood as the levels at which </w:t>
      </w:r>
      <w:r w:rsidR="00A0174F" w:rsidRPr="00D85136">
        <w:rPr>
          <w:rStyle w:val="eop"/>
          <w:rFonts w:eastAsiaTheme="majorEastAsia"/>
        </w:rPr>
        <w:t xml:space="preserve">we could identify an event as a </w:t>
      </w:r>
      <w:r w:rsidR="00E14634" w:rsidRPr="00D85136">
        <w:rPr>
          <w:rStyle w:val="eop"/>
          <w:rFonts w:eastAsiaTheme="majorEastAsia"/>
        </w:rPr>
        <w:t xml:space="preserve">1-in-2, </w:t>
      </w:r>
      <w:r w:rsidR="00A0174F" w:rsidRPr="00D85136">
        <w:rPr>
          <w:rStyle w:val="eop"/>
          <w:rFonts w:eastAsiaTheme="majorEastAsia"/>
        </w:rPr>
        <w:t>1-in-5, 1-in 20, or 1-in-</w:t>
      </w:r>
      <w:r w:rsidR="004B654A" w:rsidRPr="00D85136">
        <w:rPr>
          <w:rStyle w:val="eop"/>
          <w:rFonts w:eastAsiaTheme="majorEastAsia"/>
        </w:rPr>
        <w:t>100-year</w:t>
      </w:r>
      <w:r w:rsidR="00A0174F" w:rsidRPr="00D85136">
        <w:rPr>
          <w:rStyle w:val="eop"/>
          <w:rFonts w:eastAsiaTheme="majorEastAsia"/>
        </w:rPr>
        <w:t xml:space="preserve"> event. </w:t>
      </w:r>
    </w:p>
    <w:p w14:paraId="136A328C" w14:textId="77777777" w:rsidR="00B102C7" w:rsidRPr="00D85136" w:rsidRDefault="00B102C7" w:rsidP="00CB64D2">
      <w:pPr>
        <w:pStyle w:val="paragraph"/>
        <w:spacing w:before="0" w:beforeAutospacing="0" w:after="0" w:afterAutospacing="0"/>
        <w:textAlignment w:val="baseline"/>
        <w:rPr>
          <w:rStyle w:val="eop"/>
          <w:rFonts w:eastAsiaTheme="majorEastAsia"/>
        </w:rPr>
      </w:pPr>
    </w:p>
    <w:p w14:paraId="50D99B66" w14:textId="77777777" w:rsidR="00806686" w:rsidRPr="00D85136" w:rsidRDefault="00D578D5"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 xml:space="preserve">Following </w:t>
      </w:r>
      <w:r w:rsidR="00A0174F" w:rsidRPr="00D85136">
        <w:rPr>
          <w:rStyle w:val="eop"/>
          <w:rFonts w:eastAsiaTheme="majorEastAsia"/>
        </w:rPr>
        <w:t>th</w:t>
      </w:r>
      <w:r w:rsidRPr="00D85136">
        <w:rPr>
          <w:rStyle w:val="eop"/>
          <w:rFonts w:eastAsiaTheme="majorEastAsia"/>
        </w:rPr>
        <w:t>e return level estimation</w:t>
      </w:r>
      <w:r w:rsidR="0025151A" w:rsidRPr="00D85136">
        <w:rPr>
          <w:rStyle w:val="eop"/>
          <w:rFonts w:eastAsiaTheme="majorEastAsia"/>
        </w:rPr>
        <w:t>, a</w:t>
      </w:r>
      <w:r w:rsidR="00A643AD" w:rsidRPr="00D85136">
        <w:rPr>
          <w:rStyle w:val="eop"/>
          <w:rFonts w:eastAsiaTheme="majorEastAsia"/>
        </w:rPr>
        <w:t xml:space="preserve"> plot </w:t>
      </w:r>
      <w:r w:rsidR="00F1229B" w:rsidRPr="00D85136">
        <w:rPr>
          <w:rStyle w:val="eop"/>
          <w:rFonts w:eastAsiaTheme="majorEastAsia"/>
        </w:rPr>
        <w:t xml:space="preserve">of </w:t>
      </w:r>
      <w:r w:rsidR="00A643AD" w:rsidRPr="00D85136">
        <w:rPr>
          <w:rStyle w:val="eop"/>
          <w:rFonts w:eastAsiaTheme="majorEastAsia"/>
        </w:rPr>
        <w:t xml:space="preserve">a temporal clustering of the exceedances of the </w:t>
      </w:r>
      <w:r w:rsidR="00B102C7" w:rsidRPr="00D85136">
        <w:rPr>
          <w:rStyle w:val="eop"/>
          <w:rFonts w:eastAsiaTheme="majorEastAsia"/>
        </w:rPr>
        <w:t xml:space="preserve">1-in-2 and </w:t>
      </w:r>
      <w:r w:rsidR="00A643AD" w:rsidRPr="00D85136">
        <w:rPr>
          <w:rStyle w:val="eop"/>
          <w:rFonts w:eastAsiaTheme="majorEastAsia"/>
        </w:rPr>
        <w:t>1-in-5 level</w:t>
      </w:r>
      <w:r w:rsidR="00B102C7" w:rsidRPr="00D85136">
        <w:rPr>
          <w:rStyle w:val="eop"/>
          <w:rFonts w:eastAsiaTheme="majorEastAsia"/>
        </w:rPr>
        <w:t>s</w:t>
      </w:r>
      <w:r w:rsidR="00A643AD" w:rsidRPr="00D85136">
        <w:rPr>
          <w:rStyle w:val="eop"/>
          <w:rFonts w:eastAsiaTheme="majorEastAsia"/>
        </w:rPr>
        <w:t xml:space="preserve"> for each station in each year</w:t>
      </w:r>
      <w:r w:rsidR="0025151A" w:rsidRPr="00D85136">
        <w:rPr>
          <w:rStyle w:val="eop"/>
          <w:rFonts w:eastAsiaTheme="majorEastAsia"/>
        </w:rPr>
        <w:t xml:space="preserve"> will highlight areas of the coast which face </w:t>
      </w:r>
      <w:r w:rsidR="00C03E91" w:rsidRPr="00D85136">
        <w:rPr>
          <w:rStyle w:val="eop"/>
          <w:rFonts w:eastAsiaTheme="majorEastAsia"/>
        </w:rPr>
        <w:t>higher counts of spikes above return levels</w:t>
      </w:r>
      <w:r w:rsidR="009A01C4" w:rsidRPr="00D85136">
        <w:rPr>
          <w:rStyle w:val="eop"/>
          <w:rFonts w:eastAsiaTheme="majorEastAsia"/>
        </w:rPr>
        <w:t>.</w:t>
      </w:r>
      <w:r w:rsidR="00A643AD" w:rsidRPr="00D85136">
        <w:rPr>
          <w:rStyle w:val="eop"/>
          <w:rFonts w:eastAsiaTheme="majorEastAsia"/>
        </w:rPr>
        <w:t xml:space="preserve"> </w:t>
      </w:r>
      <w:r w:rsidR="00301F15" w:rsidRPr="00D85136">
        <w:rPr>
          <w:rStyle w:val="eop"/>
          <w:rFonts w:eastAsiaTheme="majorEastAsia"/>
        </w:rPr>
        <w:t>The objective</w:t>
      </w:r>
      <w:r w:rsidR="00E46880" w:rsidRPr="00D85136">
        <w:rPr>
          <w:rStyle w:val="eop"/>
          <w:rFonts w:eastAsiaTheme="majorEastAsia"/>
        </w:rPr>
        <w:t xml:space="preserve"> of clustering</w:t>
      </w:r>
      <w:r w:rsidR="009A01C4" w:rsidRPr="00D85136">
        <w:rPr>
          <w:rStyle w:val="eop"/>
          <w:rFonts w:eastAsiaTheme="majorEastAsia"/>
        </w:rPr>
        <w:t xml:space="preserve"> the return level exceedances</w:t>
      </w:r>
      <w:r w:rsidR="00E46880" w:rsidRPr="00D85136">
        <w:rPr>
          <w:rStyle w:val="eop"/>
          <w:rFonts w:eastAsiaTheme="majorEastAsia"/>
        </w:rPr>
        <w:t xml:space="preserve"> </w:t>
      </w:r>
      <w:r w:rsidR="00301F15" w:rsidRPr="00D85136">
        <w:rPr>
          <w:rStyle w:val="eop"/>
          <w:rFonts w:eastAsiaTheme="majorEastAsia"/>
        </w:rPr>
        <w:t xml:space="preserve">is to identify areas of higher vulnerability, which may be more </w:t>
      </w:r>
      <w:r w:rsidR="007B49AC" w:rsidRPr="00D85136">
        <w:rPr>
          <w:rStyle w:val="eop"/>
          <w:rFonts w:eastAsiaTheme="majorEastAsia"/>
        </w:rPr>
        <w:t xml:space="preserve">threatened </w:t>
      </w:r>
      <w:r w:rsidR="00FB139A" w:rsidRPr="00D85136">
        <w:rPr>
          <w:rStyle w:val="eop"/>
          <w:rFonts w:eastAsiaTheme="majorEastAsia"/>
        </w:rPr>
        <w:t xml:space="preserve">more often </w:t>
      </w:r>
      <w:r w:rsidR="007B49AC" w:rsidRPr="00D85136">
        <w:rPr>
          <w:rStyle w:val="eop"/>
          <w:rFonts w:eastAsiaTheme="majorEastAsia"/>
        </w:rPr>
        <w:t>by large spikes in sea level surges.</w:t>
      </w:r>
    </w:p>
    <w:p w14:paraId="6C5DA617" w14:textId="77777777" w:rsidR="00806686" w:rsidRPr="00D85136" w:rsidRDefault="00806686" w:rsidP="00CB64D2">
      <w:pPr>
        <w:pStyle w:val="paragraph"/>
        <w:spacing w:before="0" w:beforeAutospacing="0" w:after="0" w:afterAutospacing="0"/>
        <w:textAlignment w:val="baseline"/>
        <w:rPr>
          <w:rStyle w:val="eop"/>
          <w:rFonts w:eastAsiaTheme="majorEastAsia"/>
        </w:rPr>
      </w:pPr>
    </w:p>
    <w:p w14:paraId="03FD2CD7" w14:textId="02287700" w:rsidR="001329D6" w:rsidRPr="00D85136" w:rsidRDefault="00806686"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 xml:space="preserve">These </w:t>
      </w:r>
      <w:r w:rsidR="007C5A09" w:rsidRPr="00D85136">
        <w:rPr>
          <w:rStyle w:val="eop"/>
          <w:rFonts w:eastAsiaTheme="majorEastAsia"/>
        </w:rPr>
        <w:t>extreme analysis objectives outlined above will be tes</w:t>
      </w:r>
      <w:r w:rsidR="00880D09" w:rsidRPr="00D85136">
        <w:rPr>
          <w:rStyle w:val="eop"/>
          <w:rFonts w:eastAsiaTheme="majorEastAsia"/>
        </w:rPr>
        <w:t>ted by two means. The first method will take a block maxima approach</w:t>
      </w:r>
      <w:r w:rsidR="005A48BB" w:rsidRPr="00D85136">
        <w:rPr>
          <w:rStyle w:val="eop"/>
          <w:rFonts w:eastAsiaTheme="majorEastAsia"/>
        </w:rPr>
        <w:t xml:space="preserve">, which identifies extreme values as </w:t>
      </w:r>
      <w:r w:rsidR="001A0FB3" w:rsidRPr="00D85136">
        <w:rPr>
          <w:rStyle w:val="eop"/>
          <w:rFonts w:eastAsiaTheme="majorEastAsia"/>
        </w:rPr>
        <w:t>annual maxima for each location</w:t>
      </w:r>
      <w:r w:rsidR="00F623F6" w:rsidRPr="00D85136">
        <w:rPr>
          <w:rStyle w:val="eop"/>
          <w:rFonts w:eastAsiaTheme="majorEastAsia"/>
        </w:rPr>
        <w:t>. This will use a Generalised Extreme Value (GEV) distribution</w:t>
      </w:r>
      <w:r w:rsidR="00C61F5D" w:rsidRPr="00D85136">
        <w:rPr>
          <w:rStyle w:val="eop"/>
          <w:rFonts w:eastAsiaTheme="majorEastAsia"/>
        </w:rPr>
        <w:t xml:space="preserve">. The second method is a Peaks-Over-Threshold approach, where </w:t>
      </w:r>
      <w:r w:rsidR="00404478" w:rsidRPr="00D85136">
        <w:rPr>
          <w:rStyle w:val="eop"/>
          <w:rFonts w:eastAsiaTheme="majorEastAsia"/>
        </w:rPr>
        <w:t xml:space="preserve">any data above a </w:t>
      </w:r>
      <w:r w:rsidR="00C61F5D" w:rsidRPr="00D85136">
        <w:rPr>
          <w:rStyle w:val="eop"/>
          <w:rFonts w:eastAsiaTheme="majorEastAsia"/>
        </w:rPr>
        <w:t>99</w:t>
      </w:r>
      <w:r w:rsidR="00C61F5D" w:rsidRPr="00D85136">
        <w:rPr>
          <w:rStyle w:val="eop"/>
          <w:rFonts w:eastAsiaTheme="majorEastAsia"/>
          <w:vertAlign w:val="superscript"/>
        </w:rPr>
        <w:t>th</w:t>
      </w:r>
      <w:r w:rsidR="00C61F5D" w:rsidRPr="00D85136">
        <w:rPr>
          <w:rStyle w:val="eop"/>
          <w:rFonts w:eastAsiaTheme="majorEastAsia"/>
        </w:rPr>
        <w:t xml:space="preserve"> percentile threshold</w:t>
      </w:r>
      <w:r w:rsidR="00404478" w:rsidRPr="00D85136">
        <w:rPr>
          <w:rStyle w:val="eop"/>
          <w:rFonts w:eastAsiaTheme="majorEastAsia"/>
        </w:rPr>
        <w:t xml:space="preserve"> </w:t>
      </w:r>
      <w:r w:rsidR="00CB4D7E" w:rsidRPr="00D85136">
        <w:rPr>
          <w:rStyle w:val="eop"/>
          <w:rFonts w:eastAsiaTheme="majorEastAsia"/>
        </w:rPr>
        <w:t>is classified as</w:t>
      </w:r>
      <w:r w:rsidR="00404478" w:rsidRPr="00D85136">
        <w:rPr>
          <w:rStyle w:val="eop"/>
          <w:rFonts w:eastAsiaTheme="majorEastAsia"/>
        </w:rPr>
        <w:t xml:space="preserve"> </w:t>
      </w:r>
      <w:r w:rsidR="00CB4D7E" w:rsidRPr="00D85136">
        <w:rPr>
          <w:rStyle w:val="eop"/>
          <w:rFonts w:eastAsiaTheme="majorEastAsia"/>
        </w:rPr>
        <w:t>extreme data.</w:t>
      </w:r>
      <w:r w:rsidR="00F623F6" w:rsidRPr="00D85136">
        <w:rPr>
          <w:rStyle w:val="eop"/>
          <w:rFonts w:eastAsiaTheme="majorEastAsia"/>
        </w:rPr>
        <w:t xml:space="preserve"> This method used a Generalised Pareto Distribution (GPD)</w:t>
      </w:r>
      <w:r w:rsidR="00793C9D" w:rsidRPr="00D85136">
        <w:rPr>
          <w:rStyle w:val="eop"/>
          <w:rFonts w:eastAsiaTheme="majorEastAsia"/>
        </w:rPr>
        <w:t>.</w:t>
      </w:r>
      <w:r w:rsidR="00CB4D7E" w:rsidRPr="00D85136">
        <w:rPr>
          <w:rStyle w:val="eop"/>
          <w:rFonts w:eastAsiaTheme="majorEastAsia"/>
        </w:rPr>
        <w:t xml:space="preserve"> </w:t>
      </w:r>
      <w:r w:rsidR="00B25F19" w:rsidRPr="00D85136">
        <w:rPr>
          <w:rStyle w:val="eop"/>
          <w:rFonts w:eastAsiaTheme="majorEastAsia"/>
        </w:rPr>
        <w:t>Based on the results of each method</w:t>
      </w:r>
      <w:r w:rsidRPr="00D85136">
        <w:rPr>
          <w:rStyle w:val="eop"/>
          <w:rFonts w:eastAsiaTheme="majorEastAsia"/>
        </w:rPr>
        <w:t>, a</w:t>
      </w:r>
      <w:r w:rsidR="00101784" w:rsidRPr="00D85136">
        <w:rPr>
          <w:rStyle w:val="eop"/>
          <w:rFonts w:eastAsiaTheme="majorEastAsia"/>
        </w:rPr>
        <w:t>n analysis of the types of vulnerabilities faced by each location relative to one another will then be composed.</w:t>
      </w:r>
      <w:r w:rsidR="007B49AC" w:rsidRPr="00D85136">
        <w:rPr>
          <w:rStyle w:val="eop"/>
          <w:rFonts w:eastAsiaTheme="majorEastAsia"/>
        </w:rPr>
        <w:t xml:space="preserve"> </w:t>
      </w:r>
    </w:p>
    <w:p w14:paraId="5ED98ED2" w14:textId="77777777" w:rsidR="000A2014" w:rsidRPr="00D85136" w:rsidRDefault="000A2014" w:rsidP="00CB64D2">
      <w:pPr>
        <w:pStyle w:val="paragraph"/>
        <w:spacing w:before="0" w:beforeAutospacing="0" w:after="0" w:afterAutospacing="0"/>
        <w:textAlignment w:val="baseline"/>
        <w:rPr>
          <w:rStyle w:val="eop"/>
          <w:rFonts w:eastAsiaTheme="majorEastAsia"/>
        </w:rPr>
      </w:pPr>
    </w:p>
    <w:p w14:paraId="04B9BAE1" w14:textId="7F54113C" w:rsidR="001329D6" w:rsidRPr="00D85136" w:rsidRDefault="001329D6" w:rsidP="00CB64D2">
      <w:pPr>
        <w:pStyle w:val="paragraph"/>
        <w:spacing w:before="0" w:beforeAutospacing="0" w:after="0" w:afterAutospacing="0"/>
        <w:textAlignment w:val="baseline"/>
        <w:rPr>
          <w:sz w:val="18"/>
          <w:szCs w:val="18"/>
        </w:rPr>
      </w:pPr>
    </w:p>
    <w:p w14:paraId="175447C8" w14:textId="7102332C" w:rsidR="000A2014" w:rsidRPr="00296CDE" w:rsidRDefault="00CB64D2" w:rsidP="00296CDE">
      <w:pPr>
        <w:pStyle w:val="Heading1"/>
        <w:rPr>
          <w:rFonts w:ascii="Times New Roman" w:hAnsi="Times New Roman" w:cs="Times New Roman"/>
          <w:color w:val="auto"/>
          <w:sz w:val="18"/>
          <w:szCs w:val="18"/>
        </w:rPr>
      </w:pPr>
      <w:bookmarkStart w:id="3" w:name="_Toc173901460"/>
      <w:r w:rsidRPr="00D85136">
        <w:rPr>
          <w:rStyle w:val="normaltextrun"/>
          <w:rFonts w:ascii="Times New Roman" w:hAnsi="Times New Roman" w:cs="Times New Roman"/>
          <w:b/>
          <w:bCs/>
          <w:color w:val="auto"/>
          <w:sz w:val="28"/>
          <w:szCs w:val="28"/>
        </w:rPr>
        <w:t>2. Data</w:t>
      </w:r>
      <w:bookmarkEnd w:id="3"/>
      <w:r w:rsidRPr="00D85136">
        <w:rPr>
          <w:rStyle w:val="eop"/>
          <w:rFonts w:ascii="Times New Roman" w:hAnsi="Times New Roman" w:cs="Times New Roman"/>
          <w:b/>
          <w:bCs/>
          <w:color w:val="auto"/>
        </w:rPr>
        <w:t> </w:t>
      </w:r>
    </w:p>
    <w:p w14:paraId="59A364CA" w14:textId="77777777" w:rsidR="00CB64D2" w:rsidRPr="00D85136" w:rsidRDefault="00CB64D2" w:rsidP="00D85136">
      <w:pPr>
        <w:pStyle w:val="Heading2"/>
        <w:rPr>
          <w:rFonts w:ascii="Times New Roman" w:hAnsi="Times New Roman" w:cs="Times New Roman"/>
          <w:sz w:val="18"/>
          <w:szCs w:val="18"/>
        </w:rPr>
      </w:pPr>
      <w:r w:rsidRPr="00D85136">
        <w:rPr>
          <w:rStyle w:val="normaltextrun"/>
          <w:rFonts w:ascii="Times New Roman" w:hAnsi="Times New Roman" w:cs="Times New Roman"/>
          <w:b/>
          <w:bCs/>
          <w:sz w:val="28"/>
          <w:szCs w:val="28"/>
        </w:rPr>
        <w:t xml:space="preserve">   </w:t>
      </w:r>
      <w:bookmarkStart w:id="4" w:name="_Toc173901461"/>
      <w:r w:rsidRPr="00D85136">
        <w:rPr>
          <w:rStyle w:val="normaltextrun"/>
          <w:rFonts w:ascii="Times New Roman" w:hAnsi="Times New Roman" w:cs="Times New Roman"/>
          <w:b/>
          <w:bCs/>
          <w:color w:val="auto"/>
          <w:sz w:val="28"/>
          <w:szCs w:val="28"/>
        </w:rPr>
        <w:t>2.1 Data Sources</w:t>
      </w:r>
      <w:bookmarkEnd w:id="4"/>
      <w:r w:rsidRPr="00D85136">
        <w:rPr>
          <w:rStyle w:val="eop"/>
          <w:rFonts w:ascii="Times New Roman" w:hAnsi="Times New Roman" w:cs="Times New Roman"/>
          <w:b/>
          <w:bCs/>
          <w:color w:val="auto"/>
        </w:rPr>
        <w:t> </w:t>
      </w:r>
    </w:p>
    <w:p w14:paraId="07638661" w14:textId="3DA7E78C" w:rsidR="00397D37" w:rsidRPr="00D85136" w:rsidRDefault="00CB64D2" w:rsidP="00CB64D2">
      <w:pPr>
        <w:pStyle w:val="paragraph"/>
        <w:spacing w:before="0" w:beforeAutospacing="0" w:after="0" w:afterAutospacing="0"/>
        <w:textAlignment w:val="baseline"/>
        <w:rPr>
          <w:rStyle w:val="eop"/>
          <w:sz w:val="18"/>
          <w:szCs w:val="18"/>
        </w:rPr>
      </w:pPr>
      <w:r w:rsidRPr="00D85136">
        <w:rPr>
          <w:rStyle w:val="normaltextrun"/>
          <w:rFonts w:eastAsiaTheme="majorEastAsia"/>
          <w:sz w:val="28"/>
          <w:szCs w:val="28"/>
        </w:rPr>
        <w:t>   </w:t>
      </w:r>
      <w:r w:rsidRPr="00D85136">
        <w:rPr>
          <w:rStyle w:val="eop"/>
          <w:rFonts w:eastAsiaTheme="majorEastAsia"/>
        </w:rPr>
        <w:t> </w:t>
      </w:r>
    </w:p>
    <w:p w14:paraId="3BB329C3" w14:textId="24168CE7" w:rsidR="00706839" w:rsidRPr="00D85136" w:rsidRDefault="00706839"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 xml:space="preserve">The </w:t>
      </w:r>
      <w:r w:rsidR="009F22E6" w:rsidRPr="00D85136">
        <w:rPr>
          <w:rStyle w:val="eop"/>
          <w:rFonts w:eastAsiaTheme="majorEastAsia"/>
        </w:rPr>
        <w:t xml:space="preserve">sea surge </w:t>
      </w:r>
      <w:r w:rsidRPr="00D85136">
        <w:rPr>
          <w:rStyle w:val="eop"/>
          <w:rFonts w:eastAsiaTheme="majorEastAsia"/>
        </w:rPr>
        <w:t xml:space="preserve">data used in this analysis is sourced from the Copernicus Climate Change Service (C3S), specifically </w:t>
      </w:r>
      <w:r w:rsidR="00097567" w:rsidRPr="00D85136">
        <w:rPr>
          <w:rStyle w:val="eop"/>
          <w:rFonts w:eastAsiaTheme="majorEastAsia"/>
        </w:rPr>
        <w:t>the dataset titled “</w:t>
      </w:r>
      <w:r w:rsidR="00F83929" w:rsidRPr="00D85136">
        <w:rPr>
          <w:rStyle w:val="eop"/>
          <w:rFonts w:eastAsiaTheme="majorEastAsia"/>
        </w:rPr>
        <w:t>Global Sea</w:t>
      </w:r>
      <w:r w:rsidR="00097567" w:rsidRPr="00D85136">
        <w:rPr>
          <w:rStyle w:val="eop"/>
          <w:rFonts w:eastAsiaTheme="majorEastAsia"/>
        </w:rPr>
        <w:t xml:space="preserve"> level change time series from 1950 to 2050 derived from reanalysis and high resolution </w:t>
      </w:r>
      <w:r w:rsidR="007E14AA" w:rsidRPr="00D85136">
        <w:rPr>
          <w:rStyle w:val="eop"/>
          <w:rFonts w:eastAsiaTheme="majorEastAsia"/>
        </w:rPr>
        <w:t>CMIP6 climate projections</w:t>
      </w:r>
      <w:r w:rsidR="00472DFD" w:rsidRPr="00D85136">
        <w:rPr>
          <w:rStyle w:val="eop"/>
          <w:rFonts w:eastAsiaTheme="majorEastAsia"/>
        </w:rPr>
        <w:t>.”</w:t>
      </w:r>
      <w:r w:rsidR="003E77F9" w:rsidRPr="00D85136">
        <w:rPr>
          <w:rStyle w:val="eop"/>
          <w:rFonts w:eastAsiaTheme="majorEastAsia"/>
        </w:rPr>
        <w:t xml:space="preserve"> This dataset provides a comprehensive time series dataset of global</w:t>
      </w:r>
      <w:r w:rsidR="002A58F5" w:rsidRPr="00D85136">
        <w:rPr>
          <w:rStyle w:val="eop"/>
          <w:rFonts w:eastAsiaTheme="majorEastAsia"/>
        </w:rPr>
        <w:t xml:space="preserve"> sea level-related variables including tides, storm surges and sea level rise</w:t>
      </w:r>
      <w:r w:rsidR="009420B5" w:rsidRPr="00D85136">
        <w:rPr>
          <w:rStyle w:val="eop"/>
          <w:rFonts w:eastAsiaTheme="majorEastAsia"/>
        </w:rPr>
        <w:t xml:space="preserve">. </w:t>
      </w:r>
      <w:r w:rsidR="004848E2" w:rsidRPr="00D85136">
        <w:rPr>
          <w:rStyle w:val="eop"/>
          <w:rFonts w:eastAsiaTheme="majorEastAsia"/>
        </w:rPr>
        <w:t xml:space="preserve">The data spans from 1950 to 2050, offering insights into historical trends and projections into the future. </w:t>
      </w:r>
      <w:r w:rsidR="00E62AE7" w:rsidRPr="00D85136">
        <w:rPr>
          <w:rStyle w:val="eop"/>
          <w:rFonts w:eastAsiaTheme="majorEastAsia"/>
        </w:rPr>
        <w:t xml:space="preserve">For this project we focus on the historical </w:t>
      </w:r>
      <w:r w:rsidR="00057710" w:rsidRPr="00D85136">
        <w:rPr>
          <w:rStyle w:val="eop"/>
          <w:rFonts w:eastAsiaTheme="majorEastAsia"/>
        </w:rPr>
        <w:t xml:space="preserve">and ERA5 reanalysis data </w:t>
      </w:r>
      <w:r w:rsidR="00E62AE7" w:rsidRPr="00D85136">
        <w:rPr>
          <w:rStyle w:val="eop"/>
          <w:rFonts w:eastAsiaTheme="majorEastAsia"/>
        </w:rPr>
        <w:t>which spans from 1979-2014</w:t>
      </w:r>
      <w:r w:rsidR="009F22E6" w:rsidRPr="00D85136">
        <w:rPr>
          <w:rStyle w:val="eop"/>
          <w:rFonts w:eastAsiaTheme="majorEastAsia"/>
        </w:rPr>
        <w:t>.</w:t>
      </w:r>
    </w:p>
    <w:p w14:paraId="70786947" w14:textId="77777777" w:rsidR="00BF7808" w:rsidRPr="00D85136" w:rsidRDefault="00BF7808" w:rsidP="00CB64D2">
      <w:pPr>
        <w:pStyle w:val="paragraph"/>
        <w:spacing w:before="0" w:beforeAutospacing="0" w:after="0" w:afterAutospacing="0"/>
        <w:textAlignment w:val="baseline"/>
        <w:rPr>
          <w:rStyle w:val="eop"/>
          <w:rFonts w:eastAsiaTheme="majorEastAsia"/>
        </w:rPr>
      </w:pPr>
    </w:p>
    <w:p w14:paraId="7E27C61B" w14:textId="7F24FE71" w:rsidR="00BF7808" w:rsidRPr="00D85136" w:rsidRDefault="00BF7808" w:rsidP="00D85136">
      <w:pPr>
        <w:pStyle w:val="Heading3"/>
        <w:rPr>
          <w:rStyle w:val="eop"/>
          <w:rFonts w:ascii="Times New Roman" w:hAnsi="Times New Roman" w:cs="Times New Roman"/>
          <w:b/>
          <w:bCs/>
          <w:color w:val="auto"/>
          <w:sz w:val="24"/>
          <w:szCs w:val="24"/>
        </w:rPr>
      </w:pPr>
      <w:bookmarkStart w:id="5" w:name="_Toc173901462"/>
      <w:r w:rsidRPr="00D85136">
        <w:rPr>
          <w:rStyle w:val="eop"/>
          <w:rFonts w:ascii="Times New Roman" w:hAnsi="Times New Roman" w:cs="Times New Roman"/>
          <w:b/>
          <w:bCs/>
          <w:color w:val="auto"/>
          <w:sz w:val="24"/>
          <w:szCs w:val="24"/>
        </w:rPr>
        <w:t>Methodology of Data Collection</w:t>
      </w:r>
      <w:bookmarkEnd w:id="5"/>
    </w:p>
    <w:p w14:paraId="0A9A809B" w14:textId="77777777" w:rsidR="00BF7808" w:rsidRPr="00D85136" w:rsidRDefault="00BF7808" w:rsidP="00CB64D2">
      <w:pPr>
        <w:pStyle w:val="paragraph"/>
        <w:spacing w:before="0" w:beforeAutospacing="0" w:after="0" w:afterAutospacing="0"/>
        <w:textAlignment w:val="baseline"/>
        <w:rPr>
          <w:rStyle w:val="eop"/>
          <w:rFonts w:eastAsiaTheme="majorEastAsia"/>
        </w:rPr>
      </w:pPr>
    </w:p>
    <w:p w14:paraId="2EEFB84E" w14:textId="46B77FC7" w:rsidR="00BF7808" w:rsidRPr="00D85136" w:rsidRDefault="00BF7808"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This dataset is generated using the Deltares Global Tide and Surge Model (GTSM) version 3.0</w:t>
      </w:r>
      <w:r w:rsidR="00E84CE4" w:rsidRPr="00D85136">
        <w:rPr>
          <w:rStyle w:val="eop"/>
          <w:rFonts w:eastAsiaTheme="majorEastAsia"/>
        </w:rPr>
        <w:t xml:space="preserve">. This hydrodynamic model simulates water levels at </w:t>
      </w:r>
      <w:r w:rsidR="00663212" w:rsidRPr="00D85136">
        <w:rPr>
          <w:rStyle w:val="eop"/>
          <w:rFonts w:eastAsiaTheme="majorEastAsia"/>
        </w:rPr>
        <w:t>10-minute</w:t>
      </w:r>
      <w:r w:rsidR="00E84CE4" w:rsidRPr="00D85136">
        <w:rPr>
          <w:rStyle w:val="eop"/>
          <w:rFonts w:eastAsiaTheme="majorEastAsia"/>
        </w:rPr>
        <w:t xml:space="preserve"> intervals</w:t>
      </w:r>
      <w:r w:rsidR="00616810" w:rsidRPr="00D85136">
        <w:rPr>
          <w:rStyle w:val="eop"/>
          <w:rFonts w:eastAsiaTheme="majorEastAsia"/>
        </w:rPr>
        <w:t>, then it forces input from both reanalysis data and climate models</w:t>
      </w:r>
      <w:r w:rsidR="003C086C" w:rsidRPr="00D85136">
        <w:t xml:space="preserve"> (Muis et al., 2020). </w:t>
      </w:r>
      <w:r w:rsidR="00E14634" w:rsidRPr="00D85136">
        <w:rPr>
          <w:rStyle w:val="eop"/>
          <w:rFonts w:eastAsiaTheme="majorEastAsia"/>
        </w:rPr>
        <w:t>K</w:t>
      </w:r>
      <w:r w:rsidR="00730551" w:rsidRPr="00D85136">
        <w:rPr>
          <w:rStyle w:val="eop"/>
          <w:rFonts w:eastAsiaTheme="majorEastAsia"/>
        </w:rPr>
        <w:t xml:space="preserve">ey methodologies </w:t>
      </w:r>
      <w:r w:rsidR="009D2A6F" w:rsidRPr="00D85136">
        <w:rPr>
          <w:rStyle w:val="eop"/>
          <w:rFonts w:eastAsiaTheme="majorEastAsia"/>
        </w:rPr>
        <w:t>included:</w:t>
      </w:r>
    </w:p>
    <w:p w14:paraId="67538BE9" w14:textId="77777777" w:rsidR="009D2A6F" w:rsidRPr="00D85136" w:rsidRDefault="009D2A6F" w:rsidP="00CB64D2">
      <w:pPr>
        <w:pStyle w:val="paragraph"/>
        <w:spacing w:before="0" w:beforeAutospacing="0" w:after="0" w:afterAutospacing="0"/>
        <w:textAlignment w:val="baseline"/>
        <w:rPr>
          <w:rStyle w:val="eop"/>
          <w:rFonts w:eastAsiaTheme="majorEastAsia"/>
        </w:rPr>
      </w:pPr>
    </w:p>
    <w:p w14:paraId="168F14CC" w14:textId="6523C475" w:rsidR="009D2A6F" w:rsidRPr="00D85136" w:rsidRDefault="009D2A6F" w:rsidP="00A029D0">
      <w:pPr>
        <w:pStyle w:val="paragraph"/>
        <w:numPr>
          <w:ilvl w:val="0"/>
          <w:numId w:val="10"/>
        </w:numPr>
        <w:spacing w:before="0" w:beforeAutospacing="0" w:after="0" w:afterAutospacing="0"/>
        <w:textAlignment w:val="baseline"/>
        <w:rPr>
          <w:rStyle w:val="eop"/>
          <w:rFonts w:eastAsiaTheme="majorEastAsia"/>
        </w:rPr>
      </w:pPr>
      <w:r w:rsidRPr="00D85136">
        <w:rPr>
          <w:rStyle w:val="eop"/>
          <w:rFonts w:eastAsiaTheme="majorEastAsia"/>
        </w:rPr>
        <w:t xml:space="preserve">Hydrodynamic Modelling: the GTSM dynamically simulate </w:t>
      </w:r>
      <w:r w:rsidR="001567B9" w:rsidRPr="00D85136">
        <w:rPr>
          <w:rStyle w:val="eop"/>
          <w:rFonts w:eastAsiaTheme="majorEastAsia"/>
        </w:rPr>
        <w:t xml:space="preserve">water levels. It </w:t>
      </w:r>
      <w:r w:rsidR="00DC1E5D" w:rsidRPr="00D85136">
        <w:rPr>
          <w:rStyle w:val="eop"/>
          <w:rFonts w:eastAsiaTheme="majorEastAsia"/>
        </w:rPr>
        <w:t>integrates multiple factors</w:t>
      </w:r>
      <w:r w:rsidR="0085608B" w:rsidRPr="00D85136">
        <w:rPr>
          <w:rStyle w:val="eop"/>
          <w:rFonts w:eastAsiaTheme="majorEastAsia"/>
        </w:rPr>
        <w:t xml:space="preserve"> such as celestial tide-generating forces and </w:t>
      </w:r>
      <w:r w:rsidR="00A4035A" w:rsidRPr="00D85136">
        <w:rPr>
          <w:rStyle w:val="eop"/>
          <w:rFonts w:eastAsiaTheme="majorEastAsia"/>
        </w:rPr>
        <w:t>meteorological</w:t>
      </w:r>
      <w:r w:rsidR="0085608B" w:rsidRPr="00D85136">
        <w:rPr>
          <w:rStyle w:val="eop"/>
          <w:rFonts w:eastAsiaTheme="majorEastAsia"/>
        </w:rPr>
        <w:t xml:space="preserve"> conditions (wind and pressure at mean sea level</w:t>
      </w:r>
      <w:r w:rsidR="00255105" w:rsidRPr="00D85136">
        <w:rPr>
          <w:rStyle w:val="eop"/>
          <w:rFonts w:eastAsiaTheme="majorEastAsia"/>
        </w:rPr>
        <w:t>).</w:t>
      </w:r>
    </w:p>
    <w:p w14:paraId="2542172D" w14:textId="360937A1" w:rsidR="00255105" w:rsidRPr="00D85136" w:rsidRDefault="00255105" w:rsidP="00A029D0">
      <w:pPr>
        <w:pStyle w:val="paragraph"/>
        <w:numPr>
          <w:ilvl w:val="0"/>
          <w:numId w:val="10"/>
        </w:numPr>
        <w:spacing w:before="0" w:beforeAutospacing="0" w:after="0" w:afterAutospacing="0"/>
        <w:textAlignment w:val="baseline"/>
        <w:rPr>
          <w:rStyle w:val="eop"/>
          <w:rFonts w:eastAsiaTheme="majorEastAsia"/>
        </w:rPr>
      </w:pPr>
      <w:r w:rsidRPr="00D85136">
        <w:rPr>
          <w:rStyle w:val="eop"/>
          <w:rFonts w:eastAsiaTheme="majorEastAsia"/>
        </w:rPr>
        <w:lastRenderedPageBreak/>
        <w:t xml:space="preserve">Climate Forcing: </w:t>
      </w:r>
      <w:r w:rsidR="00CF0BFC" w:rsidRPr="00D85136">
        <w:rPr>
          <w:rStyle w:val="eop"/>
          <w:rFonts w:eastAsiaTheme="majorEastAsia"/>
        </w:rPr>
        <w:t xml:space="preserve">The historical period is from 1950-2014, the model used climate forcing data </w:t>
      </w:r>
      <w:r w:rsidR="00002716" w:rsidRPr="00D85136">
        <w:rPr>
          <w:rStyle w:val="eop"/>
          <w:rFonts w:eastAsiaTheme="majorEastAsia"/>
        </w:rPr>
        <w:t xml:space="preserve">from the ERA5 reanalysis and historical simulations from five different Global Climate </w:t>
      </w:r>
      <w:r w:rsidR="004D476B" w:rsidRPr="00D85136">
        <w:rPr>
          <w:rStyle w:val="eop"/>
          <w:rFonts w:eastAsiaTheme="majorEastAsia"/>
        </w:rPr>
        <w:t>Models, or GCMs, within the CMIP6 dataset.</w:t>
      </w:r>
      <w:r w:rsidR="005729A5" w:rsidRPr="00D85136">
        <w:rPr>
          <w:rStyle w:val="eop"/>
          <w:rFonts w:eastAsiaTheme="majorEastAsia"/>
        </w:rPr>
        <w:t xml:space="preserve"> </w:t>
      </w:r>
    </w:p>
    <w:p w14:paraId="7B314E48" w14:textId="0BCD3F0D" w:rsidR="00314EDD" w:rsidRPr="00D85136" w:rsidRDefault="00314EDD" w:rsidP="00A029D0">
      <w:pPr>
        <w:pStyle w:val="paragraph"/>
        <w:numPr>
          <w:ilvl w:val="0"/>
          <w:numId w:val="10"/>
        </w:numPr>
        <w:spacing w:before="0" w:beforeAutospacing="0" w:after="0" w:afterAutospacing="0"/>
        <w:textAlignment w:val="baseline"/>
        <w:rPr>
          <w:rFonts w:eastAsiaTheme="majorEastAsia"/>
        </w:rPr>
      </w:pPr>
      <w:r w:rsidRPr="00D85136">
        <w:rPr>
          <w:rStyle w:val="eop"/>
          <w:rFonts w:eastAsiaTheme="majorEastAsia"/>
        </w:rPr>
        <w:t xml:space="preserve">Variable Coverage: </w:t>
      </w:r>
      <w:r w:rsidR="00B865CA" w:rsidRPr="00D85136">
        <w:rPr>
          <w:rStyle w:val="eop"/>
          <w:rFonts w:eastAsiaTheme="majorEastAsia"/>
        </w:rPr>
        <w:t xml:space="preserve">The dataset covers scales with grid points </w:t>
      </w:r>
      <w:r w:rsidR="00DC6044" w:rsidRPr="00D85136">
        <w:rPr>
          <w:rStyle w:val="eop"/>
          <w:rFonts w:eastAsiaTheme="majorEastAsia"/>
        </w:rPr>
        <w:t>at 0.1</w:t>
      </w:r>
      <w:r w:rsidR="00DC6044" w:rsidRPr="00D85136">
        <w:t xml:space="preserve">° </w:t>
      </w:r>
      <w:r w:rsidR="00FD14F8" w:rsidRPr="00D85136">
        <w:t xml:space="preserve">resolution across the coastlines. There are also ocean grid points at </w:t>
      </w:r>
      <w:r w:rsidR="00E521D0" w:rsidRPr="00D85136">
        <w:t>0.25°, 0.5° and 1° resolutions, depending on the distance from the coastline.</w:t>
      </w:r>
    </w:p>
    <w:p w14:paraId="22A9E3AA" w14:textId="77777777" w:rsidR="007103DE" w:rsidRPr="00D85136" w:rsidRDefault="007103DE" w:rsidP="007103DE">
      <w:pPr>
        <w:pStyle w:val="paragraph"/>
        <w:spacing w:before="0" w:beforeAutospacing="0" w:after="0" w:afterAutospacing="0"/>
        <w:ind w:left="720"/>
        <w:textAlignment w:val="baseline"/>
        <w:rPr>
          <w:rFonts w:eastAsiaTheme="majorEastAsia"/>
        </w:rPr>
      </w:pPr>
    </w:p>
    <w:p w14:paraId="760ED73D" w14:textId="183443B4" w:rsidR="007103DE" w:rsidRPr="00D85136" w:rsidRDefault="007103DE" w:rsidP="007103DE">
      <w:pPr>
        <w:pStyle w:val="paragraph"/>
        <w:spacing w:before="0" w:beforeAutospacing="0" w:after="0" w:afterAutospacing="0"/>
        <w:textAlignment w:val="baseline"/>
      </w:pPr>
      <w:r w:rsidRPr="00D85136">
        <w:t xml:space="preserve">The main variables </w:t>
      </w:r>
      <w:r w:rsidR="007464B8" w:rsidRPr="00D85136">
        <w:t>of focus in the dataset are:</w:t>
      </w:r>
    </w:p>
    <w:p w14:paraId="72652D60" w14:textId="1114A8C0" w:rsidR="007464B8" w:rsidRPr="00D85136" w:rsidRDefault="007464B8" w:rsidP="007464B8">
      <w:pPr>
        <w:pStyle w:val="paragraph"/>
        <w:numPr>
          <w:ilvl w:val="0"/>
          <w:numId w:val="8"/>
        </w:numPr>
        <w:spacing w:before="0" w:beforeAutospacing="0" w:after="0" w:afterAutospacing="0"/>
        <w:textAlignment w:val="baseline"/>
        <w:rPr>
          <w:rFonts w:eastAsiaTheme="majorEastAsia"/>
        </w:rPr>
      </w:pPr>
      <w:r w:rsidRPr="00D85136">
        <w:t>Mean Sea Level: The annual mean sea level relative to the 1986-2005 reference period</w:t>
      </w:r>
      <w:r w:rsidR="004F3400" w:rsidRPr="00D85136">
        <w:t>.</w:t>
      </w:r>
    </w:p>
    <w:p w14:paraId="22707ED7" w14:textId="5FB75881" w:rsidR="004F3400" w:rsidRPr="00D85136" w:rsidRDefault="004F3400" w:rsidP="007464B8">
      <w:pPr>
        <w:pStyle w:val="paragraph"/>
        <w:numPr>
          <w:ilvl w:val="0"/>
          <w:numId w:val="8"/>
        </w:numPr>
        <w:spacing w:before="0" w:beforeAutospacing="0" w:after="0" w:afterAutospacing="0"/>
        <w:textAlignment w:val="baseline"/>
        <w:rPr>
          <w:rStyle w:val="eop"/>
          <w:rFonts w:eastAsiaTheme="majorEastAsia"/>
        </w:rPr>
      </w:pPr>
      <w:r w:rsidRPr="00D85136">
        <w:rPr>
          <w:rStyle w:val="eop"/>
          <w:rFonts w:eastAsiaTheme="majorEastAsia"/>
        </w:rPr>
        <w:t>Storm Surge Residual: This calculates as the difference between the total water level and the tidal elevation.</w:t>
      </w:r>
    </w:p>
    <w:p w14:paraId="2729E003" w14:textId="3456E57A" w:rsidR="00D11C5B" w:rsidRPr="00D85136" w:rsidRDefault="00D11C5B" w:rsidP="007464B8">
      <w:pPr>
        <w:pStyle w:val="paragraph"/>
        <w:numPr>
          <w:ilvl w:val="0"/>
          <w:numId w:val="8"/>
        </w:numPr>
        <w:spacing w:before="0" w:beforeAutospacing="0" w:after="0" w:afterAutospacing="0"/>
        <w:textAlignment w:val="baseline"/>
        <w:rPr>
          <w:rStyle w:val="eop"/>
          <w:rFonts w:eastAsiaTheme="majorEastAsia"/>
        </w:rPr>
      </w:pPr>
      <w:r w:rsidRPr="00D85136">
        <w:rPr>
          <w:rStyle w:val="eop"/>
          <w:rFonts w:eastAsiaTheme="majorEastAsia"/>
        </w:rPr>
        <w:t xml:space="preserve">Tidal Elevation: Derived from GTSM simulations by using only the celestial tide-generating factors. </w:t>
      </w:r>
    </w:p>
    <w:p w14:paraId="5200E69D" w14:textId="189BB9D5" w:rsidR="00A00454" w:rsidRPr="00D85136" w:rsidRDefault="00A00454" w:rsidP="007464B8">
      <w:pPr>
        <w:pStyle w:val="paragraph"/>
        <w:numPr>
          <w:ilvl w:val="0"/>
          <w:numId w:val="8"/>
        </w:numPr>
        <w:spacing w:before="0" w:beforeAutospacing="0" w:after="0" w:afterAutospacing="0"/>
        <w:textAlignment w:val="baseline"/>
        <w:rPr>
          <w:rStyle w:val="eop"/>
          <w:rFonts w:eastAsiaTheme="majorEastAsia"/>
        </w:rPr>
      </w:pPr>
      <w:r w:rsidRPr="00D85136">
        <w:rPr>
          <w:rStyle w:val="eop"/>
          <w:rFonts w:eastAsiaTheme="majorEastAsia"/>
        </w:rPr>
        <w:t xml:space="preserve">Total Water Level: Summed together using contributions from pure tide, storm surge, and changes in annual mean sea level. </w:t>
      </w:r>
    </w:p>
    <w:p w14:paraId="707FCDD9" w14:textId="77777777" w:rsidR="0073473F" w:rsidRPr="00D85136" w:rsidRDefault="0073473F" w:rsidP="00362996">
      <w:pPr>
        <w:pStyle w:val="paragraph"/>
        <w:spacing w:before="0" w:beforeAutospacing="0" w:after="0" w:afterAutospacing="0"/>
        <w:textAlignment w:val="baseline"/>
        <w:rPr>
          <w:rStyle w:val="eop"/>
          <w:rFonts w:eastAsiaTheme="majorEastAsia"/>
        </w:rPr>
      </w:pPr>
    </w:p>
    <w:p w14:paraId="7BC2B511" w14:textId="5E1209FE" w:rsidR="00362996" w:rsidRPr="00D85136" w:rsidRDefault="0073473F" w:rsidP="00362996">
      <w:pPr>
        <w:pStyle w:val="paragraph"/>
        <w:spacing w:before="0" w:beforeAutospacing="0" w:after="0" w:afterAutospacing="0"/>
        <w:textAlignment w:val="baseline"/>
        <w:rPr>
          <w:rStyle w:val="eop"/>
          <w:rFonts w:eastAsiaTheme="majorEastAsia"/>
        </w:rPr>
      </w:pPr>
      <w:r w:rsidRPr="00D85136">
        <w:rPr>
          <w:rStyle w:val="eop"/>
          <w:rFonts w:eastAsiaTheme="majorEastAsia"/>
        </w:rPr>
        <w:t xml:space="preserve">There are some relevant limitations and </w:t>
      </w:r>
      <w:r w:rsidR="00CD6B61" w:rsidRPr="00D85136">
        <w:rPr>
          <w:rStyle w:val="eop"/>
          <w:rFonts w:eastAsiaTheme="majorEastAsia"/>
        </w:rPr>
        <w:t xml:space="preserve">potential </w:t>
      </w:r>
      <w:r w:rsidRPr="00D85136">
        <w:rPr>
          <w:rStyle w:val="eop"/>
          <w:rFonts w:eastAsiaTheme="majorEastAsia"/>
        </w:rPr>
        <w:t xml:space="preserve">biases </w:t>
      </w:r>
      <w:r w:rsidR="00AF36C7" w:rsidRPr="00D85136">
        <w:rPr>
          <w:rStyle w:val="eop"/>
          <w:rFonts w:eastAsiaTheme="majorEastAsia"/>
        </w:rPr>
        <w:t xml:space="preserve">which can be inferred based on the </w:t>
      </w:r>
      <w:r w:rsidR="007F2CBD" w:rsidRPr="00D85136">
        <w:rPr>
          <w:rStyle w:val="eop"/>
          <w:rFonts w:eastAsiaTheme="majorEastAsia"/>
        </w:rPr>
        <w:t xml:space="preserve">nature of the dataset. </w:t>
      </w:r>
      <w:r w:rsidR="00A86B02" w:rsidRPr="00D85136">
        <w:rPr>
          <w:rStyle w:val="eop"/>
          <w:rFonts w:eastAsiaTheme="majorEastAsia"/>
        </w:rPr>
        <w:t xml:space="preserve">HighResMIP </w:t>
      </w:r>
      <w:r w:rsidR="009127D5" w:rsidRPr="00D85136">
        <w:rPr>
          <w:rStyle w:val="eop"/>
          <w:rFonts w:eastAsiaTheme="majorEastAsia"/>
        </w:rPr>
        <w:t xml:space="preserve">multi-model ensemble is used to quantify uncertainties in the data. This suggests that </w:t>
      </w:r>
      <w:r w:rsidR="00D72105" w:rsidRPr="00D85136">
        <w:rPr>
          <w:rStyle w:val="eop"/>
          <w:rFonts w:eastAsiaTheme="majorEastAsia"/>
        </w:rPr>
        <w:t xml:space="preserve">variability in the projections exists due to differences between the GCMs used. </w:t>
      </w:r>
      <w:r w:rsidR="00F33D79" w:rsidRPr="00D85136">
        <w:rPr>
          <w:rStyle w:val="eop"/>
          <w:rFonts w:eastAsiaTheme="majorEastAsia"/>
        </w:rPr>
        <w:t xml:space="preserve">There is also the exclusion of tectonic and subsidence factors mentioned in the </w:t>
      </w:r>
      <w:r w:rsidR="00D1483B" w:rsidRPr="00D85136">
        <w:rPr>
          <w:rStyle w:val="eop"/>
          <w:rFonts w:eastAsiaTheme="majorEastAsia"/>
        </w:rPr>
        <w:t xml:space="preserve">description of the mean sea level variable. </w:t>
      </w:r>
      <w:r w:rsidR="00BC3EC7" w:rsidRPr="00D85136">
        <w:rPr>
          <w:rStyle w:val="eop"/>
          <w:rFonts w:eastAsiaTheme="majorEastAsia"/>
        </w:rPr>
        <w:t xml:space="preserve">The temporal coverage </w:t>
      </w:r>
      <w:r w:rsidR="009E4444" w:rsidRPr="00D85136">
        <w:rPr>
          <w:rStyle w:val="eop"/>
          <w:rFonts w:eastAsiaTheme="majorEastAsia"/>
        </w:rPr>
        <w:t xml:space="preserve">of different time spans may affect the continuity and comparability of the dataset (ERA5 reanalysis: </w:t>
      </w:r>
      <w:r w:rsidR="00CE7D1A" w:rsidRPr="00D85136">
        <w:rPr>
          <w:rStyle w:val="eop"/>
          <w:rFonts w:eastAsiaTheme="majorEastAsia"/>
        </w:rPr>
        <w:t>1979-2018, historical climate projections 1950-2014, and future projections: 2015</w:t>
      </w:r>
      <w:r w:rsidR="001D2E68" w:rsidRPr="00D85136">
        <w:rPr>
          <w:rStyle w:val="eop"/>
          <w:rFonts w:eastAsiaTheme="majorEastAsia"/>
        </w:rPr>
        <w:t>-</w:t>
      </w:r>
      <w:r w:rsidR="00CE7D1A" w:rsidRPr="00D85136">
        <w:rPr>
          <w:rStyle w:val="eop"/>
          <w:rFonts w:eastAsiaTheme="majorEastAsia"/>
        </w:rPr>
        <w:t>2050)</w:t>
      </w:r>
      <w:r w:rsidR="001D2E68" w:rsidRPr="00D85136">
        <w:rPr>
          <w:rStyle w:val="eop"/>
          <w:rFonts w:eastAsiaTheme="majorEastAsia"/>
        </w:rPr>
        <w:t>.</w:t>
      </w:r>
      <w:r w:rsidR="00D52202" w:rsidRPr="00D85136">
        <w:rPr>
          <w:rStyle w:val="eop"/>
          <w:rFonts w:eastAsiaTheme="majorEastAsia"/>
        </w:rPr>
        <w:t xml:space="preserve"> </w:t>
      </w:r>
    </w:p>
    <w:p w14:paraId="07B0F69D" w14:textId="77777777" w:rsidR="00FD5176" w:rsidRPr="00D85136" w:rsidRDefault="00FD5176" w:rsidP="00362996">
      <w:pPr>
        <w:pStyle w:val="paragraph"/>
        <w:spacing w:before="0" w:beforeAutospacing="0" w:after="0" w:afterAutospacing="0"/>
        <w:textAlignment w:val="baseline"/>
        <w:rPr>
          <w:rStyle w:val="eop"/>
          <w:rFonts w:eastAsiaTheme="majorEastAsia"/>
        </w:rPr>
      </w:pPr>
    </w:p>
    <w:p w14:paraId="5A39EF3D" w14:textId="46B5220B" w:rsidR="00730551" w:rsidRPr="00D85136" w:rsidRDefault="00FD5176"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The use of the GTSM is preferred in this paper due to a strong</w:t>
      </w:r>
      <w:r w:rsidR="008C5BEA" w:rsidRPr="00D85136">
        <w:rPr>
          <w:rStyle w:val="eop"/>
          <w:rFonts w:eastAsiaTheme="majorEastAsia"/>
        </w:rPr>
        <w:t xml:space="preserve"> coverage in comparison to tidal gauge data around the coast of Ireland.</w:t>
      </w:r>
      <w:r w:rsidR="00087FA6" w:rsidRPr="00D85136">
        <w:rPr>
          <w:rStyle w:val="eop"/>
          <w:rFonts w:eastAsiaTheme="majorEastAsia"/>
        </w:rPr>
        <w:t xml:space="preserve"> </w:t>
      </w:r>
      <w:r w:rsidR="00E14634" w:rsidRPr="00D85136">
        <w:t>Muis et al. (2020)</w:t>
      </w:r>
      <w:r w:rsidR="00E14634" w:rsidRPr="00D85136">
        <w:rPr>
          <w:rStyle w:val="eop"/>
          <w:rFonts w:eastAsiaTheme="majorEastAsia"/>
        </w:rPr>
        <w:t xml:space="preserve"> </w:t>
      </w:r>
      <w:r w:rsidR="00B102C7" w:rsidRPr="00D85136">
        <w:rPr>
          <w:rStyle w:val="eop"/>
          <w:rFonts w:eastAsiaTheme="majorEastAsia"/>
        </w:rPr>
        <w:t>shows</w:t>
      </w:r>
      <w:r w:rsidR="00E14634" w:rsidRPr="00D85136">
        <w:rPr>
          <w:rStyle w:val="eop"/>
          <w:rFonts w:eastAsiaTheme="majorEastAsia"/>
        </w:rPr>
        <w:t xml:space="preserve"> several</w:t>
      </w:r>
      <w:r w:rsidR="00326EEF" w:rsidRPr="00D85136">
        <w:rPr>
          <w:rStyle w:val="eop"/>
          <w:rFonts w:eastAsiaTheme="majorEastAsia"/>
        </w:rPr>
        <w:t xml:space="preserve"> </w:t>
      </w:r>
      <w:r w:rsidR="00E14634" w:rsidRPr="00D85136">
        <w:rPr>
          <w:rStyle w:val="eop"/>
          <w:rFonts w:eastAsiaTheme="majorEastAsia"/>
        </w:rPr>
        <w:t>validations of</w:t>
      </w:r>
      <w:r w:rsidR="00326EEF" w:rsidRPr="00D85136">
        <w:rPr>
          <w:rStyle w:val="eop"/>
          <w:rFonts w:eastAsiaTheme="majorEastAsia"/>
        </w:rPr>
        <w:t xml:space="preserve"> the model and </w:t>
      </w:r>
      <w:r w:rsidR="001A0DE9" w:rsidRPr="00D85136">
        <w:rPr>
          <w:rStyle w:val="eop"/>
          <w:rFonts w:eastAsiaTheme="majorEastAsia"/>
        </w:rPr>
        <w:t xml:space="preserve">reasserts its accuracy in mapping sea level </w:t>
      </w:r>
      <w:r w:rsidR="00E14634" w:rsidRPr="00D85136">
        <w:rPr>
          <w:rStyle w:val="eop"/>
          <w:rFonts w:eastAsiaTheme="majorEastAsia"/>
        </w:rPr>
        <w:t>surges</w:t>
      </w:r>
      <w:r w:rsidR="00E14634" w:rsidRPr="00D85136">
        <w:rPr>
          <w:rFonts w:eastAsiaTheme="majorEastAsia"/>
        </w:rPr>
        <w:t>.</w:t>
      </w:r>
    </w:p>
    <w:p w14:paraId="20626D34" w14:textId="30CB0D5E" w:rsidR="00D578D5" w:rsidRPr="00D85136" w:rsidRDefault="00D578D5" w:rsidP="00CB64D2">
      <w:pPr>
        <w:pStyle w:val="paragraph"/>
        <w:spacing w:before="0" w:beforeAutospacing="0" w:after="0" w:afterAutospacing="0"/>
        <w:textAlignment w:val="baseline"/>
        <w:rPr>
          <w:rStyle w:val="normaltextrun"/>
          <w:rFonts w:eastAsiaTheme="majorEastAsia"/>
          <w:b/>
          <w:bCs/>
          <w:sz w:val="28"/>
          <w:szCs w:val="28"/>
        </w:rPr>
      </w:pPr>
    </w:p>
    <w:p w14:paraId="66B9660D" w14:textId="77777777" w:rsidR="00D578D5" w:rsidRPr="00D85136" w:rsidRDefault="00D578D5" w:rsidP="00CB64D2">
      <w:pPr>
        <w:pStyle w:val="paragraph"/>
        <w:spacing w:before="0" w:beforeAutospacing="0" w:after="0" w:afterAutospacing="0"/>
        <w:textAlignment w:val="baseline"/>
        <w:rPr>
          <w:rStyle w:val="normaltextrun"/>
          <w:rFonts w:eastAsiaTheme="majorEastAsia"/>
          <w:b/>
          <w:bCs/>
          <w:sz w:val="28"/>
          <w:szCs w:val="28"/>
        </w:rPr>
      </w:pPr>
    </w:p>
    <w:p w14:paraId="32A12B3E" w14:textId="7B04157D" w:rsidR="00062843" w:rsidRPr="00D85136" w:rsidRDefault="00CB64D2" w:rsidP="00D85136">
      <w:pPr>
        <w:pStyle w:val="Heading2"/>
        <w:rPr>
          <w:rStyle w:val="eop"/>
          <w:rFonts w:ascii="Times New Roman" w:hAnsi="Times New Roman" w:cs="Times New Roman"/>
          <w:b/>
          <w:bCs/>
          <w:sz w:val="18"/>
          <w:szCs w:val="18"/>
        </w:rPr>
      </w:pPr>
      <w:r w:rsidRPr="00D85136">
        <w:rPr>
          <w:rStyle w:val="normaltextrun"/>
          <w:rFonts w:ascii="Times New Roman" w:hAnsi="Times New Roman" w:cs="Times New Roman"/>
          <w:b/>
          <w:bCs/>
          <w:sz w:val="28"/>
          <w:szCs w:val="28"/>
        </w:rPr>
        <w:t xml:space="preserve"> </w:t>
      </w:r>
      <w:bookmarkStart w:id="6" w:name="_Toc173901463"/>
      <w:r w:rsidRPr="00D85136">
        <w:rPr>
          <w:rStyle w:val="normaltextrun"/>
          <w:rFonts w:ascii="Times New Roman" w:hAnsi="Times New Roman" w:cs="Times New Roman"/>
          <w:b/>
          <w:bCs/>
          <w:color w:val="auto"/>
          <w:sz w:val="28"/>
          <w:szCs w:val="28"/>
        </w:rPr>
        <w:t>2.3 Exploratory Data Analysis</w:t>
      </w:r>
      <w:bookmarkEnd w:id="6"/>
    </w:p>
    <w:p w14:paraId="478C2B3D" w14:textId="77777777" w:rsidR="00D578D5" w:rsidRPr="00D85136" w:rsidRDefault="00D578D5" w:rsidP="00CB64D2">
      <w:pPr>
        <w:pStyle w:val="paragraph"/>
        <w:spacing w:before="0" w:beforeAutospacing="0" w:after="0" w:afterAutospacing="0"/>
        <w:textAlignment w:val="baseline"/>
        <w:rPr>
          <w:rStyle w:val="eop"/>
          <w:rFonts w:eastAsiaTheme="majorEastAsia"/>
        </w:rPr>
      </w:pPr>
    </w:p>
    <w:p w14:paraId="09554BAC" w14:textId="718CF47C" w:rsidR="00062843" w:rsidRPr="00D85136" w:rsidRDefault="00062843"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 xml:space="preserve">In this section, </w:t>
      </w:r>
      <w:r w:rsidR="00977697" w:rsidRPr="00D85136">
        <w:rPr>
          <w:rStyle w:val="eop"/>
          <w:rFonts w:eastAsiaTheme="majorEastAsia"/>
        </w:rPr>
        <w:t xml:space="preserve">we consider </w:t>
      </w:r>
      <w:r w:rsidR="00604C1E" w:rsidRPr="00D85136">
        <w:rPr>
          <w:rStyle w:val="eop"/>
          <w:rFonts w:eastAsiaTheme="majorEastAsia"/>
        </w:rPr>
        <w:t>an exploratory data analysis</w:t>
      </w:r>
      <w:r w:rsidR="00977697" w:rsidRPr="00D85136">
        <w:rPr>
          <w:rStyle w:val="eop"/>
          <w:rFonts w:eastAsiaTheme="majorEastAsia"/>
        </w:rPr>
        <w:t xml:space="preserve">. </w:t>
      </w:r>
      <w:r w:rsidR="00AE5585" w:rsidRPr="00D85136">
        <w:rPr>
          <w:rStyle w:val="eop"/>
          <w:rFonts w:eastAsiaTheme="majorEastAsia"/>
        </w:rPr>
        <w:t>This process is crucial in the understanding of the dataset’s characteristics, identifying patterns, trends and relationships</w:t>
      </w:r>
      <w:r w:rsidR="00D845F3" w:rsidRPr="00D85136">
        <w:rPr>
          <w:rStyle w:val="eop"/>
          <w:rFonts w:eastAsiaTheme="majorEastAsia"/>
        </w:rPr>
        <w:t xml:space="preserve">, as well as providing insights that guide further analysis. </w:t>
      </w:r>
    </w:p>
    <w:p w14:paraId="57D0101D" w14:textId="77777777" w:rsidR="007F1BD4" w:rsidRPr="00D85136" w:rsidRDefault="007F1BD4" w:rsidP="00CB64D2">
      <w:pPr>
        <w:pStyle w:val="paragraph"/>
        <w:spacing w:before="0" w:beforeAutospacing="0" w:after="0" w:afterAutospacing="0"/>
        <w:textAlignment w:val="baseline"/>
        <w:rPr>
          <w:rStyle w:val="eop"/>
          <w:rFonts w:eastAsiaTheme="majorEastAsia"/>
        </w:rPr>
      </w:pPr>
    </w:p>
    <w:p w14:paraId="7F48A822" w14:textId="3BE2CB7C" w:rsidR="007F1BD4" w:rsidRPr="00D85136" w:rsidRDefault="00706C87"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The dataset contain</w:t>
      </w:r>
      <w:r w:rsidR="004E6CCD" w:rsidRPr="00D85136">
        <w:rPr>
          <w:rStyle w:val="eop"/>
          <w:rFonts w:eastAsiaTheme="majorEastAsia"/>
        </w:rPr>
        <w:t>s</w:t>
      </w:r>
      <w:r w:rsidRPr="00D85136">
        <w:rPr>
          <w:rStyle w:val="eop"/>
          <w:rFonts w:eastAsiaTheme="majorEastAsia"/>
        </w:rPr>
        <w:t xml:space="preserve"> several factors, including the source station name (as a character variable), the year, month, and day of the measurement (as numeric variables), the daily maximum surge value (a numeric variable), the date and time of the measurement (as a POSIXct variable), and the longitude and latitude of the station (as numeric variables).</w:t>
      </w:r>
      <w:r w:rsidR="00D32371" w:rsidRPr="00D85136">
        <w:rPr>
          <w:rStyle w:val="eop"/>
          <w:rFonts w:eastAsiaTheme="majorEastAsia"/>
        </w:rPr>
        <w:t xml:space="preserve"> No null or duplicate values exist in the data. </w:t>
      </w:r>
    </w:p>
    <w:p w14:paraId="40240E76" w14:textId="77777777" w:rsidR="00CE0BA9" w:rsidRPr="00D85136" w:rsidRDefault="00CE0BA9" w:rsidP="00CB64D2">
      <w:pPr>
        <w:pStyle w:val="paragraph"/>
        <w:spacing w:before="0" w:beforeAutospacing="0" w:after="0" w:afterAutospacing="0"/>
        <w:textAlignment w:val="baseline"/>
        <w:rPr>
          <w:rStyle w:val="eop"/>
          <w:rFonts w:eastAsiaTheme="majorEastAsia"/>
        </w:rPr>
      </w:pPr>
    </w:p>
    <w:p w14:paraId="4F54B2B2" w14:textId="5C251DFA" w:rsidR="006B46CB" w:rsidRPr="00D85136" w:rsidRDefault="00CE0BA9" w:rsidP="006B46CB">
      <w:pPr>
        <w:pStyle w:val="paragraph"/>
        <w:spacing w:before="0" w:beforeAutospacing="0" w:after="0" w:afterAutospacing="0"/>
        <w:textAlignment w:val="baseline"/>
        <w:rPr>
          <w:ins w:id="7" w:author="Niamh Cahill" w:date="2024-07-08T09:23:00Z"/>
          <w:rStyle w:val="eop"/>
          <w:rFonts w:eastAsiaTheme="majorEastAsia"/>
        </w:rPr>
      </w:pPr>
      <w:r w:rsidRPr="00D85136">
        <w:rPr>
          <w:rStyle w:val="eop"/>
          <w:rFonts w:eastAsiaTheme="majorEastAsia"/>
        </w:rPr>
        <w:t xml:space="preserve">To better facilitate analysis, the </w:t>
      </w:r>
      <w:r w:rsidRPr="00D85136">
        <w:rPr>
          <w:rStyle w:val="eop"/>
          <w:rFonts w:eastAsiaTheme="majorEastAsia"/>
          <w:i/>
          <w:iCs/>
        </w:rPr>
        <w:t>date_time</w:t>
      </w:r>
      <w:r w:rsidRPr="00D85136">
        <w:rPr>
          <w:rStyle w:val="eop"/>
          <w:rFonts w:eastAsiaTheme="majorEastAsia"/>
        </w:rPr>
        <w:t xml:space="preserve"> column was converted to a date format, and additional time-based features such as year and month were extracted. </w:t>
      </w:r>
      <w:r w:rsidR="004E6CCD" w:rsidRPr="00D85136">
        <w:rPr>
          <w:rStyle w:val="eop"/>
          <w:rFonts w:eastAsiaTheme="majorEastAsia"/>
        </w:rPr>
        <w:t xml:space="preserve">Furthermore, a </w:t>
      </w:r>
      <w:r w:rsidRPr="00D85136">
        <w:rPr>
          <w:rStyle w:val="eop"/>
          <w:rFonts w:eastAsiaTheme="majorEastAsia"/>
        </w:rPr>
        <w:t>custom order for months from July to June was defined to better reflect seasonal patterns</w:t>
      </w:r>
      <w:r w:rsidR="004E6CCD" w:rsidRPr="00D85136">
        <w:rPr>
          <w:rStyle w:val="eop"/>
          <w:rFonts w:eastAsiaTheme="majorEastAsia"/>
        </w:rPr>
        <w:t xml:space="preserve">, as </w:t>
      </w:r>
      <w:r w:rsidR="00067052" w:rsidRPr="00D85136">
        <w:rPr>
          <w:rStyle w:val="eop"/>
          <w:rFonts w:eastAsiaTheme="majorEastAsia"/>
        </w:rPr>
        <w:t>storm surges tend to spike in the winter months</w:t>
      </w:r>
      <w:r w:rsidRPr="00D85136">
        <w:rPr>
          <w:rStyle w:val="eop"/>
          <w:rFonts w:eastAsiaTheme="majorEastAsia"/>
        </w:rPr>
        <w:t>.</w:t>
      </w:r>
    </w:p>
    <w:p w14:paraId="591BC012" w14:textId="77777777" w:rsidR="006B46CB" w:rsidRPr="00D85136" w:rsidRDefault="006B46CB" w:rsidP="006B46CB">
      <w:pPr>
        <w:pStyle w:val="paragraph"/>
        <w:spacing w:before="0" w:beforeAutospacing="0" w:after="0" w:afterAutospacing="0"/>
        <w:textAlignment w:val="baseline"/>
        <w:rPr>
          <w:rStyle w:val="eop"/>
          <w:rFonts w:eastAsiaTheme="majorEastAsia"/>
        </w:rPr>
      </w:pPr>
    </w:p>
    <w:p w14:paraId="4F2A1EB9" w14:textId="46B1701C" w:rsidR="00227A7D" w:rsidRPr="00D85136" w:rsidRDefault="00977697" w:rsidP="00D85136">
      <w:pPr>
        <w:pStyle w:val="Heading3"/>
        <w:rPr>
          <w:rStyle w:val="eop"/>
          <w:rFonts w:ascii="Times New Roman" w:hAnsi="Times New Roman" w:cs="Times New Roman"/>
          <w:b/>
          <w:bCs/>
          <w:color w:val="auto"/>
          <w:sz w:val="24"/>
          <w:szCs w:val="24"/>
        </w:rPr>
      </w:pPr>
      <w:bookmarkStart w:id="8" w:name="_Toc173901464"/>
      <w:r w:rsidRPr="00D85136">
        <w:rPr>
          <w:rStyle w:val="eop"/>
          <w:rFonts w:ascii="Times New Roman" w:hAnsi="Times New Roman" w:cs="Times New Roman"/>
          <w:b/>
          <w:bCs/>
          <w:color w:val="auto"/>
          <w:sz w:val="24"/>
          <w:szCs w:val="24"/>
        </w:rPr>
        <w:lastRenderedPageBreak/>
        <w:t>Summaries and</w:t>
      </w:r>
      <w:r w:rsidRPr="00D85136">
        <w:rPr>
          <w:rStyle w:val="eop"/>
          <w:rFonts w:ascii="Times New Roman" w:hAnsi="Times New Roman" w:cs="Times New Roman"/>
          <w:color w:val="auto"/>
          <w:sz w:val="24"/>
          <w:szCs w:val="24"/>
        </w:rPr>
        <w:t xml:space="preserve"> </w:t>
      </w:r>
      <w:r w:rsidR="00227A7D" w:rsidRPr="00D85136">
        <w:rPr>
          <w:rStyle w:val="eop"/>
          <w:rFonts w:ascii="Times New Roman" w:hAnsi="Times New Roman" w:cs="Times New Roman"/>
          <w:b/>
          <w:bCs/>
          <w:color w:val="auto"/>
          <w:sz w:val="24"/>
          <w:szCs w:val="24"/>
        </w:rPr>
        <w:t>Visualisation</w:t>
      </w:r>
      <w:bookmarkEnd w:id="8"/>
    </w:p>
    <w:p w14:paraId="046786E9" w14:textId="74F38779" w:rsidR="009C76AB" w:rsidRPr="00D85136" w:rsidRDefault="00E14634"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 xml:space="preserve">A </w:t>
      </w:r>
      <w:r w:rsidR="004A0E7D" w:rsidRPr="00D85136">
        <w:rPr>
          <w:rStyle w:val="eop"/>
          <w:rFonts w:eastAsiaTheme="majorEastAsia"/>
        </w:rPr>
        <w:t xml:space="preserve">visualisation of all the stations in the dataset was necessary to show </w:t>
      </w:r>
      <w:r w:rsidR="00D54C1A" w:rsidRPr="00D85136">
        <w:rPr>
          <w:rStyle w:val="eop"/>
          <w:rFonts w:eastAsiaTheme="majorEastAsia"/>
        </w:rPr>
        <w:t>the</w:t>
      </w:r>
      <w:r w:rsidR="008352FE" w:rsidRPr="00D85136">
        <w:rPr>
          <w:rStyle w:val="eop"/>
          <w:rFonts w:eastAsiaTheme="majorEastAsia"/>
        </w:rPr>
        <w:t xml:space="preserve"> </w:t>
      </w:r>
      <w:r w:rsidR="00D54C1A" w:rsidRPr="00D85136">
        <w:rPr>
          <w:rStyle w:val="eop"/>
          <w:rFonts w:eastAsiaTheme="majorEastAsia"/>
        </w:rPr>
        <w:t xml:space="preserve">widespread scope </w:t>
      </w:r>
      <w:r w:rsidR="008352FE" w:rsidRPr="00D85136">
        <w:rPr>
          <w:rStyle w:val="eop"/>
          <w:rFonts w:eastAsiaTheme="majorEastAsia"/>
        </w:rPr>
        <w:t>o</w:t>
      </w:r>
      <w:r w:rsidR="00D54C1A" w:rsidRPr="00D85136">
        <w:rPr>
          <w:rStyle w:val="eop"/>
          <w:rFonts w:eastAsiaTheme="majorEastAsia"/>
        </w:rPr>
        <w:t>f th</w:t>
      </w:r>
      <w:r w:rsidR="008352FE" w:rsidRPr="00D85136">
        <w:rPr>
          <w:rStyle w:val="eop"/>
          <w:rFonts w:eastAsiaTheme="majorEastAsia"/>
        </w:rPr>
        <w:t>e</w:t>
      </w:r>
      <w:r w:rsidR="00D54C1A" w:rsidRPr="00D85136">
        <w:rPr>
          <w:rStyle w:val="eop"/>
          <w:rFonts w:eastAsiaTheme="majorEastAsia"/>
        </w:rPr>
        <w:t xml:space="preserve"> coverage of the Irish coastline</w:t>
      </w:r>
      <w:r w:rsidR="008352FE" w:rsidRPr="00D85136">
        <w:rPr>
          <w:rStyle w:val="eop"/>
          <w:rFonts w:eastAsiaTheme="majorEastAsia"/>
        </w:rPr>
        <w:t xml:space="preserve"> provided by the dataset. </w:t>
      </w:r>
      <w:r w:rsidR="008A07CA" w:rsidRPr="00D85136">
        <w:rPr>
          <w:rStyle w:val="eop"/>
          <w:rFonts w:eastAsiaTheme="majorEastAsia"/>
          <w:i/>
          <w:iCs/>
        </w:rPr>
        <w:t>Figures 1</w:t>
      </w:r>
      <w:r w:rsidR="008A07CA" w:rsidRPr="00D85136">
        <w:rPr>
          <w:rStyle w:val="eop"/>
          <w:rFonts w:eastAsiaTheme="majorEastAsia"/>
        </w:rPr>
        <w:t xml:space="preserve"> and </w:t>
      </w:r>
      <w:r w:rsidR="008A07CA" w:rsidRPr="00D85136">
        <w:rPr>
          <w:rStyle w:val="eop"/>
          <w:rFonts w:eastAsiaTheme="majorEastAsia"/>
          <w:i/>
          <w:iCs/>
        </w:rPr>
        <w:t xml:space="preserve">2 </w:t>
      </w:r>
      <w:r w:rsidR="008A07CA" w:rsidRPr="00D85136">
        <w:rPr>
          <w:rStyle w:val="eop"/>
          <w:rFonts w:eastAsiaTheme="majorEastAsia"/>
        </w:rPr>
        <w:t>display</w:t>
      </w:r>
      <w:r w:rsidR="00A721EE" w:rsidRPr="00D85136">
        <w:rPr>
          <w:rStyle w:val="eop"/>
          <w:rFonts w:eastAsiaTheme="majorEastAsia"/>
        </w:rPr>
        <w:t xml:space="preserve">, respectively, </w:t>
      </w:r>
      <w:r w:rsidR="008A07CA" w:rsidRPr="00D85136">
        <w:rPr>
          <w:rStyle w:val="eop"/>
          <w:rFonts w:eastAsiaTheme="majorEastAsia"/>
        </w:rPr>
        <w:t xml:space="preserve">the </w:t>
      </w:r>
      <w:r w:rsidR="00E632B7" w:rsidRPr="00D85136">
        <w:rPr>
          <w:rStyle w:val="eop"/>
          <w:rFonts w:eastAsiaTheme="majorEastAsia"/>
        </w:rPr>
        <w:t xml:space="preserve">locations of all stations </w:t>
      </w:r>
      <w:r w:rsidR="00A721EE" w:rsidRPr="00D85136">
        <w:rPr>
          <w:rStyle w:val="eop"/>
          <w:rFonts w:eastAsiaTheme="majorEastAsia"/>
        </w:rPr>
        <w:t>in the analysis, and the primary station of focus for the exploratory analysis, Dun Laoghaire.</w:t>
      </w:r>
      <w:r w:rsidR="00A93403" w:rsidRPr="00D85136">
        <w:rPr>
          <w:rStyle w:val="eop"/>
          <w:rFonts w:eastAsiaTheme="majorEastAsia"/>
        </w:rPr>
        <w:t xml:space="preserve"> </w:t>
      </w:r>
    </w:p>
    <w:p w14:paraId="1FBD2708" w14:textId="77777777" w:rsidR="00A3688F" w:rsidRPr="00D85136" w:rsidRDefault="00A3688F" w:rsidP="00CB64D2">
      <w:pPr>
        <w:pStyle w:val="paragraph"/>
        <w:spacing w:before="0" w:beforeAutospacing="0" w:after="0" w:afterAutospacing="0"/>
        <w:textAlignment w:val="baseline"/>
        <w:rPr>
          <w:rStyle w:val="eop"/>
          <w:rFonts w:eastAsiaTheme="majorEastAsia"/>
        </w:rPr>
      </w:pPr>
    </w:p>
    <w:p w14:paraId="62785607" w14:textId="77777777" w:rsidR="00F24F87" w:rsidRPr="00D85136" w:rsidRDefault="00F24F87" w:rsidP="00CB64D2">
      <w:pPr>
        <w:pStyle w:val="paragraph"/>
        <w:spacing w:before="0" w:beforeAutospacing="0" w:after="0" w:afterAutospacing="0"/>
        <w:textAlignment w:val="baseline"/>
        <w:rPr>
          <w:rStyle w:val="eop"/>
          <w:rFonts w:eastAsiaTheme="majorEastAsia"/>
        </w:rPr>
      </w:pPr>
    </w:p>
    <w:p w14:paraId="6789EFA4" w14:textId="3B425C87" w:rsidR="009C76AB" w:rsidRPr="00D85136" w:rsidRDefault="00773ED7" w:rsidP="00CB64D2">
      <w:pPr>
        <w:pStyle w:val="paragraph"/>
        <w:spacing w:before="0" w:beforeAutospacing="0" w:after="0" w:afterAutospacing="0"/>
        <w:textAlignment w:val="baseline"/>
        <w:rPr>
          <w:sz w:val="18"/>
          <w:szCs w:val="18"/>
        </w:rPr>
      </w:pPr>
      <w:r w:rsidRPr="00D85136">
        <w:rPr>
          <w:rStyle w:val="normaltextrun"/>
          <w:rFonts w:eastAsiaTheme="majorEastAsia"/>
          <w:noProof/>
          <w:sz w:val="28"/>
          <w:szCs w:val="28"/>
        </w:rPr>
        <w:drawing>
          <wp:anchor distT="0" distB="0" distL="114300" distR="114300" simplePos="0" relativeHeight="251658240" behindDoc="0" locked="0" layoutInCell="1" allowOverlap="1" wp14:anchorId="77055D06" wp14:editId="3E252ECC">
            <wp:simplePos x="0" y="0"/>
            <wp:positionH relativeFrom="margin">
              <wp:align>right</wp:align>
            </wp:positionH>
            <wp:positionV relativeFrom="paragraph">
              <wp:posOffset>5715</wp:posOffset>
            </wp:positionV>
            <wp:extent cx="2301240" cy="3390900"/>
            <wp:effectExtent l="0" t="0" r="3810" b="0"/>
            <wp:wrapSquare wrapText="bothSides"/>
            <wp:docPr id="967831188" name="Picture 6" descr="A map of ireland with a blu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31188" name="Picture 6" descr="A map of ireland with a blue do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29196" r="28923"/>
                    <a:stretch/>
                  </pic:blipFill>
                  <pic:spPr bwMode="auto">
                    <a:xfrm>
                      <a:off x="0" y="0"/>
                      <a:ext cx="2301240" cy="3390900"/>
                    </a:xfrm>
                    <a:prstGeom prst="rect">
                      <a:avLst/>
                    </a:prstGeom>
                    <a:noFill/>
                    <a:ln>
                      <a:noFill/>
                    </a:ln>
                    <a:extLst>
                      <a:ext uri="{53640926-AAD7-44D8-BBD7-CCE9431645EC}">
                        <a14:shadowObscured xmlns:a14="http://schemas.microsoft.com/office/drawing/2010/main"/>
                      </a:ext>
                    </a:extLst>
                  </pic:spPr>
                </pic:pic>
              </a:graphicData>
            </a:graphic>
          </wp:anchor>
        </w:drawing>
      </w:r>
      <w:r w:rsidR="009C76AB" w:rsidRPr="00D85136">
        <w:rPr>
          <w:noProof/>
        </w:rPr>
        <mc:AlternateContent>
          <mc:Choice Requires="wps">
            <w:drawing>
              <wp:inline distT="0" distB="0" distL="0" distR="0" wp14:anchorId="7F586DFB" wp14:editId="04DE394B">
                <wp:extent cx="304800" cy="304800"/>
                <wp:effectExtent l="0" t="0" r="0" b="0"/>
                <wp:docPr id="564760446"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C32F4C"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C76AB" w:rsidRPr="00D85136">
        <w:rPr>
          <w:noProof/>
          <w:sz w:val="18"/>
          <w:szCs w:val="18"/>
        </w:rPr>
        <w:drawing>
          <wp:inline distT="0" distB="0" distL="0" distR="0" wp14:anchorId="2902522B" wp14:editId="70C05AF7">
            <wp:extent cx="2285422" cy="3382645"/>
            <wp:effectExtent l="0" t="0" r="635" b="8255"/>
            <wp:docPr id="1733310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9195" r="29109"/>
                    <a:stretch/>
                  </pic:blipFill>
                  <pic:spPr bwMode="auto">
                    <a:xfrm>
                      <a:off x="0" y="0"/>
                      <a:ext cx="2296506" cy="3399050"/>
                    </a:xfrm>
                    <a:prstGeom prst="rect">
                      <a:avLst/>
                    </a:prstGeom>
                    <a:noFill/>
                    <a:ln>
                      <a:noFill/>
                    </a:ln>
                    <a:extLst>
                      <a:ext uri="{53640926-AAD7-44D8-BBD7-CCE9431645EC}">
                        <a14:shadowObscured xmlns:a14="http://schemas.microsoft.com/office/drawing/2010/main"/>
                      </a:ext>
                    </a:extLst>
                  </pic:spPr>
                </pic:pic>
              </a:graphicData>
            </a:graphic>
          </wp:inline>
        </w:drawing>
      </w:r>
    </w:p>
    <w:p w14:paraId="22601387" w14:textId="77777777" w:rsidR="00850943" w:rsidRPr="00D85136" w:rsidRDefault="00CB64D2" w:rsidP="00CB64D2">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 </w:t>
      </w:r>
    </w:p>
    <w:p w14:paraId="60120402" w14:textId="5B66AC80" w:rsidR="00CB64D2" w:rsidRPr="00D85136" w:rsidRDefault="00F24F87" w:rsidP="00F83929">
      <w:pPr>
        <w:pStyle w:val="paragraph"/>
        <w:spacing w:before="0" w:beforeAutospacing="0" w:after="0" w:afterAutospacing="0"/>
        <w:ind w:left="720"/>
        <w:textAlignment w:val="baseline"/>
        <w:rPr>
          <w:rStyle w:val="eop"/>
          <w:rFonts w:eastAsiaTheme="majorEastAsia"/>
          <w:i/>
          <w:iCs/>
          <w:sz w:val="20"/>
          <w:szCs w:val="20"/>
        </w:rPr>
      </w:pPr>
      <w:r w:rsidRPr="00D85136">
        <w:rPr>
          <w:rStyle w:val="eop"/>
          <w:rFonts w:eastAsiaTheme="majorEastAsia"/>
          <w:i/>
          <w:iCs/>
          <w:sz w:val="20"/>
          <w:szCs w:val="20"/>
        </w:rPr>
        <w:t>Fig</w:t>
      </w:r>
      <w:r w:rsidR="00D578D5" w:rsidRPr="00D85136">
        <w:rPr>
          <w:rStyle w:val="eop"/>
          <w:rFonts w:eastAsiaTheme="majorEastAsia"/>
          <w:i/>
          <w:iCs/>
          <w:sz w:val="20"/>
          <w:szCs w:val="20"/>
        </w:rPr>
        <w:t>ure</w:t>
      </w:r>
      <w:r w:rsidRPr="00D85136">
        <w:rPr>
          <w:rStyle w:val="eop"/>
          <w:rFonts w:eastAsiaTheme="majorEastAsia"/>
          <w:i/>
          <w:iCs/>
          <w:sz w:val="20"/>
          <w:szCs w:val="20"/>
        </w:rPr>
        <w:t xml:space="preserve"> </w:t>
      </w:r>
      <w:r w:rsidR="00F83929" w:rsidRPr="00D85136">
        <w:rPr>
          <w:rStyle w:val="eop"/>
          <w:rFonts w:eastAsiaTheme="majorEastAsia"/>
          <w:i/>
          <w:iCs/>
          <w:sz w:val="20"/>
          <w:szCs w:val="20"/>
        </w:rPr>
        <w:t>1</w:t>
      </w:r>
      <w:r w:rsidRPr="00D85136">
        <w:rPr>
          <w:rStyle w:val="eop"/>
          <w:rFonts w:eastAsiaTheme="majorEastAsia"/>
          <w:i/>
          <w:iCs/>
          <w:sz w:val="20"/>
          <w:szCs w:val="20"/>
        </w:rPr>
        <w:t xml:space="preserve">: </w:t>
      </w:r>
      <w:r w:rsidR="00850943" w:rsidRPr="00D85136">
        <w:rPr>
          <w:rStyle w:val="eop"/>
          <w:rFonts w:eastAsiaTheme="majorEastAsia"/>
          <w:i/>
          <w:iCs/>
          <w:sz w:val="20"/>
          <w:szCs w:val="20"/>
        </w:rPr>
        <w:t>All Stations</w:t>
      </w:r>
      <w:r w:rsidR="00F83929" w:rsidRPr="00D85136">
        <w:rPr>
          <w:rStyle w:val="eop"/>
          <w:rFonts w:eastAsiaTheme="majorEastAsia"/>
          <w:i/>
          <w:iCs/>
          <w:sz w:val="20"/>
          <w:szCs w:val="20"/>
        </w:rPr>
        <w:t xml:space="preserve"> where sea level surge data is </w:t>
      </w:r>
      <w:r w:rsidR="00F83929" w:rsidRPr="00D85136">
        <w:rPr>
          <w:rStyle w:val="eop"/>
          <w:rFonts w:eastAsiaTheme="majorEastAsia"/>
          <w:i/>
          <w:iCs/>
          <w:sz w:val="20"/>
          <w:szCs w:val="20"/>
        </w:rPr>
        <w:tab/>
      </w:r>
      <w:r w:rsidR="00F83929" w:rsidRPr="00D85136">
        <w:rPr>
          <w:rStyle w:val="eop"/>
          <w:rFonts w:eastAsiaTheme="majorEastAsia"/>
          <w:i/>
          <w:iCs/>
          <w:sz w:val="20"/>
          <w:szCs w:val="20"/>
        </w:rPr>
        <w:tab/>
        <w:t>Fig</w:t>
      </w:r>
      <w:r w:rsidR="00D578D5" w:rsidRPr="00D85136">
        <w:rPr>
          <w:rStyle w:val="eop"/>
          <w:rFonts w:eastAsiaTheme="majorEastAsia"/>
          <w:i/>
          <w:iCs/>
          <w:sz w:val="20"/>
          <w:szCs w:val="20"/>
        </w:rPr>
        <w:t>ure</w:t>
      </w:r>
      <w:r w:rsidR="00F83929" w:rsidRPr="00D85136">
        <w:rPr>
          <w:rStyle w:val="eop"/>
          <w:rFonts w:eastAsiaTheme="majorEastAsia"/>
          <w:i/>
          <w:iCs/>
          <w:sz w:val="20"/>
          <w:szCs w:val="20"/>
        </w:rPr>
        <w:t xml:space="preserve"> 2: Dun Laoghaire Station (795)</w:t>
      </w:r>
      <w:r w:rsidR="00F83929" w:rsidRPr="00D85136">
        <w:rPr>
          <w:rStyle w:val="eop"/>
          <w:rFonts w:eastAsiaTheme="majorEastAsia"/>
          <w:i/>
          <w:iCs/>
          <w:sz w:val="20"/>
          <w:szCs w:val="20"/>
        </w:rPr>
        <w:br/>
        <w:t>available from the GTSR dataset</w:t>
      </w:r>
      <w:r w:rsidR="00850943" w:rsidRPr="00D85136">
        <w:rPr>
          <w:rStyle w:val="eop"/>
          <w:rFonts w:eastAsiaTheme="majorEastAsia"/>
          <w:sz w:val="20"/>
          <w:szCs w:val="20"/>
        </w:rPr>
        <w:t xml:space="preserve"> </w:t>
      </w:r>
      <w:r w:rsidR="00850943" w:rsidRPr="00D85136">
        <w:rPr>
          <w:rStyle w:val="eop"/>
          <w:rFonts w:eastAsiaTheme="majorEastAsia"/>
          <w:sz w:val="20"/>
          <w:szCs w:val="20"/>
        </w:rPr>
        <w:tab/>
      </w:r>
      <w:r w:rsidR="00850943" w:rsidRPr="00D85136">
        <w:rPr>
          <w:rStyle w:val="eop"/>
          <w:rFonts w:eastAsiaTheme="majorEastAsia"/>
          <w:sz w:val="20"/>
          <w:szCs w:val="20"/>
        </w:rPr>
        <w:tab/>
      </w:r>
      <w:r w:rsidR="00850943" w:rsidRPr="00D85136">
        <w:rPr>
          <w:rStyle w:val="eop"/>
          <w:rFonts w:eastAsiaTheme="majorEastAsia"/>
          <w:sz w:val="20"/>
          <w:szCs w:val="20"/>
        </w:rPr>
        <w:tab/>
      </w:r>
      <w:r w:rsidR="00850943" w:rsidRPr="00D85136">
        <w:rPr>
          <w:rStyle w:val="eop"/>
          <w:rFonts w:eastAsiaTheme="majorEastAsia"/>
          <w:sz w:val="20"/>
          <w:szCs w:val="20"/>
        </w:rPr>
        <w:tab/>
      </w:r>
    </w:p>
    <w:p w14:paraId="7F4C899D" w14:textId="77777777" w:rsidR="00850943" w:rsidRPr="00D85136" w:rsidRDefault="00850943" w:rsidP="00850943">
      <w:pPr>
        <w:pStyle w:val="paragraph"/>
        <w:spacing w:before="0" w:beforeAutospacing="0" w:after="0" w:afterAutospacing="0"/>
        <w:ind w:firstLine="720"/>
        <w:textAlignment w:val="baseline"/>
        <w:rPr>
          <w:sz w:val="20"/>
          <w:szCs w:val="20"/>
        </w:rPr>
      </w:pPr>
    </w:p>
    <w:p w14:paraId="5046545A" w14:textId="77777777" w:rsidR="00A54A99" w:rsidRPr="00D85136" w:rsidRDefault="00A54A99" w:rsidP="00850943">
      <w:pPr>
        <w:pStyle w:val="paragraph"/>
        <w:spacing w:before="0" w:beforeAutospacing="0" w:after="0" w:afterAutospacing="0"/>
        <w:ind w:firstLine="720"/>
        <w:textAlignment w:val="baseline"/>
      </w:pPr>
    </w:p>
    <w:p w14:paraId="05B73248" w14:textId="72FB5284" w:rsidR="00977697" w:rsidRPr="00D85136" w:rsidRDefault="00200CD5" w:rsidP="007B4370">
      <w:pPr>
        <w:pStyle w:val="paragraph"/>
        <w:spacing w:after="0"/>
        <w:textAlignment w:val="baseline"/>
      </w:pPr>
      <w:r w:rsidRPr="00D85136">
        <w:t xml:space="preserve">To localise the preliminary exploratory analysis, Dun Laoghaire Station (station ID 795) serves as a representative example. </w:t>
      </w:r>
    </w:p>
    <w:p w14:paraId="452D9DD0" w14:textId="71FA3002" w:rsidR="00873ADE" w:rsidRPr="00D85136" w:rsidRDefault="00977697" w:rsidP="00977697">
      <w:pPr>
        <w:pStyle w:val="paragraph"/>
        <w:spacing w:before="0" w:beforeAutospacing="0" w:after="0" w:afterAutospacing="0"/>
        <w:textAlignment w:val="baseline"/>
        <w:rPr>
          <w:rStyle w:val="eop"/>
          <w:rFonts w:eastAsiaTheme="majorEastAsia"/>
        </w:rPr>
      </w:pPr>
      <w:r w:rsidRPr="00D85136">
        <w:rPr>
          <w:rStyle w:val="eop"/>
          <w:rFonts w:eastAsiaTheme="majorEastAsia"/>
        </w:rPr>
        <w:t>Summary statistics were calculated for the variable of interest, surge_daily_max in Dun</w:t>
      </w:r>
      <w:r w:rsidR="00873ADE" w:rsidRPr="00D85136">
        <w:rPr>
          <w:rStyle w:val="eop"/>
          <w:rFonts w:eastAsiaTheme="majorEastAsia"/>
        </w:rPr>
        <w:t xml:space="preserve"> </w:t>
      </w:r>
      <w:r w:rsidRPr="00D85136">
        <w:rPr>
          <w:rStyle w:val="eop"/>
          <w:rFonts w:eastAsiaTheme="majorEastAsia"/>
        </w:rPr>
        <w:t>Laoghaire</w:t>
      </w:r>
      <w:r w:rsidR="00873ADE" w:rsidRPr="00D85136">
        <w:rPr>
          <w:rStyle w:val="eop"/>
          <w:rFonts w:eastAsiaTheme="majorEastAsia"/>
        </w:rPr>
        <w:t>:</w:t>
      </w:r>
    </w:p>
    <w:p w14:paraId="7D0C7E53" w14:textId="2C842C64" w:rsidR="00873ADE" w:rsidRPr="00D85136" w:rsidRDefault="00873ADE" w:rsidP="00977697">
      <w:pPr>
        <w:pStyle w:val="paragraph"/>
        <w:spacing w:before="0" w:beforeAutospacing="0" w:after="0" w:afterAutospacing="0"/>
        <w:textAlignment w:val="baseline"/>
        <w:rPr>
          <w:rStyle w:val="eop"/>
          <w:rFonts w:eastAsiaTheme="majorEastAsia"/>
        </w:rPr>
      </w:pPr>
    </w:p>
    <w:p w14:paraId="66114217" w14:textId="7E7430F5" w:rsidR="00D578D5" w:rsidRPr="00D85136" w:rsidRDefault="00D578D5" w:rsidP="00D578D5">
      <w:pPr>
        <w:pStyle w:val="paragraph"/>
        <w:spacing w:before="0" w:beforeAutospacing="0" w:after="0" w:afterAutospacing="0"/>
        <w:jc w:val="center"/>
        <w:textAlignment w:val="baseline"/>
        <w:rPr>
          <w:rStyle w:val="eop"/>
          <w:rFonts w:eastAsiaTheme="majorEastAsia"/>
          <w:i/>
          <w:iCs/>
          <w:sz w:val="20"/>
          <w:szCs w:val="20"/>
        </w:rPr>
      </w:pPr>
      <w:r w:rsidRPr="00D85136">
        <w:rPr>
          <w:rStyle w:val="eop"/>
          <w:rFonts w:eastAsiaTheme="majorEastAsia"/>
          <w:i/>
          <w:iCs/>
          <w:sz w:val="20"/>
          <w:szCs w:val="20"/>
        </w:rPr>
        <w:t>Table A: Summary Statistics (Meters) for surge_daily_max for station Dun Laoghaire.</w:t>
      </w:r>
    </w:p>
    <w:p w14:paraId="6B14D677" w14:textId="77777777" w:rsidR="00977697" w:rsidRPr="00D85136" w:rsidRDefault="00977697" w:rsidP="00977697">
      <w:pPr>
        <w:pStyle w:val="paragraph"/>
        <w:spacing w:before="0" w:beforeAutospacing="0" w:after="0" w:afterAutospacing="0"/>
        <w:textAlignment w:val="baseline"/>
        <w:rPr>
          <w:rStyle w:val="eop"/>
          <w:rFonts w:eastAsiaTheme="majorEastAsia"/>
        </w:rPr>
      </w:pPr>
    </w:p>
    <w:tbl>
      <w:tblPr>
        <w:tblStyle w:val="GridTable4-Accent4"/>
        <w:tblW w:w="9036" w:type="dxa"/>
        <w:tblLook w:val="04A0" w:firstRow="1" w:lastRow="0" w:firstColumn="1" w:lastColumn="0" w:noHBand="0" w:noVBand="1"/>
      </w:tblPr>
      <w:tblGrid>
        <w:gridCol w:w="1506"/>
        <w:gridCol w:w="1506"/>
        <w:gridCol w:w="1506"/>
        <w:gridCol w:w="1506"/>
        <w:gridCol w:w="1506"/>
        <w:gridCol w:w="1506"/>
      </w:tblGrid>
      <w:tr w:rsidR="00977697" w:rsidRPr="00D85136" w14:paraId="79CFA161" w14:textId="77777777" w:rsidTr="00254C8F">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506" w:type="dxa"/>
          </w:tcPr>
          <w:p w14:paraId="197475FD" w14:textId="77777777" w:rsidR="00977697" w:rsidRPr="00D85136" w:rsidRDefault="00977697" w:rsidP="00254C8F">
            <w:pPr>
              <w:pStyle w:val="paragraph"/>
              <w:spacing w:before="0" w:beforeAutospacing="0" w:after="0" w:afterAutospacing="0"/>
              <w:textAlignment w:val="baseline"/>
              <w:rPr>
                <w:rStyle w:val="eop"/>
                <w:rFonts w:eastAsiaTheme="majorEastAsia"/>
                <w:b w:val="0"/>
                <w:bCs w:val="0"/>
              </w:rPr>
            </w:pPr>
            <w:r w:rsidRPr="00D85136">
              <w:rPr>
                <w:rStyle w:val="eop"/>
                <w:rFonts w:eastAsiaTheme="majorEastAsia"/>
                <w:b w:val="0"/>
                <w:bCs w:val="0"/>
              </w:rPr>
              <w:t>Min.</w:t>
            </w:r>
          </w:p>
        </w:tc>
        <w:tc>
          <w:tcPr>
            <w:tcW w:w="1506" w:type="dxa"/>
          </w:tcPr>
          <w:p w14:paraId="23DF2DD3" w14:textId="77777777" w:rsidR="00977697" w:rsidRPr="00D85136" w:rsidRDefault="00977697"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1</w:t>
            </w:r>
            <w:r w:rsidRPr="00D85136">
              <w:rPr>
                <w:rStyle w:val="eop"/>
                <w:rFonts w:eastAsiaTheme="majorEastAsia"/>
                <w:vertAlign w:val="superscript"/>
              </w:rPr>
              <w:t>st</w:t>
            </w:r>
            <w:r w:rsidRPr="00D85136">
              <w:rPr>
                <w:rStyle w:val="eop"/>
                <w:rFonts w:eastAsiaTheme="majorEastAsia"/>
              </w:rPr>
              <w:t xml:space="preserve"> Qu.</w:t>
            </w:r>
          </w:p>
        </w:tc>
        <w:tc>
          <w:tcPr>
            <w:tcW w:w="1506" w:type="dxa"/>
          </w:tcPr>
          <w:p w14:paraId="43EDB2FF" w14:textId="77777777" w:rsidR="00977697" w:rsidRPr="00D85136" w:rsidRDefault="00977697"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Median</w:t>
            </w:r>
          </w:p>
        </w:tc>
        <w:tc>
          <w:tcPr>
            <w:tcW w:w="1506" w:type="dxa"/>
          </w:tcPr>
          <w:p w14:paraId="10F8B516" w14:textId="77777777" w:rsidR="00977697" w:rsidRPr="00D85136" w:rsidRDefault="00977697"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Mean</w:t>
            </w:r>
          </w:p>
        </w:tc>
        <w:tc>
          <w:tcPr>
            <w:tcW w:w="1506" w:type="dxa"/>
          </w:tcPr>
          <w:p w14:paraId="3047B54E" w14:textId="77777777" w:rsidR="00977697" w:rsidRPr="00D85136" w:rsidRDefault="00977697"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3</w:t>
            </w:r>
            <w:r w:rsidRPr="00D85136">
              <w:rPr>
                <w:rStyle w:val="eop"/>
                <w:rFonts w:eastAsiaTheme="majorEastAsia"/>
                <w:vertAlign w:val="superscript"/>
              </w:rPr>
              <w:t>rd</w:t>
            </w:r>
            <w:r w:rsidRPr="00D85136">
              <w:rPr>
                <w:rStyle w:val="eop"/>
                <w:rFonts w:eastAsiaTheme="majorEastAsia"/>
              </w:rPr>
              <w:t xml:space="preserve"> Qu.</w:t>
            </w:r>
          </w:p>
        </w:tc>
        <w:tc>
          <w:tcPr>
            <w:tcW w:w="1506" w:type="dxa"/>
          </w:tcPr>
          <w:p w14:paraId="4A034089" w14:textId="77777777" w:rsidR="00977697" w:rsidRPr="00D85136" w:rsidRDefault="00977697"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Max.</w:t>
            </w:r>
          </w:p>
        </w:tc>
      </w:tr>
      <w:tr w:rsidR="00977697" w:rsidRPr="00D85136" w14:paraId="1C0ECF58" w14:textId="77777777" w:rsidTr="00254C8F">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506" w:type="dxa"/>
          </w:tcPr>
          <w:p w14:paraId="2D6F0FBC" w14:textId="77777777" w:rsidR="00977697" w:rsidRPr="00D85136" w:rsidRDefault="00977697" w:rsidP="00254C8F">
            <w:pPr>
              <w:pStyle w:val="paragraph"/>
              <w:spacing w:before="0" w:beforeAutospacing="0" w:after="0" w:afterAutospacing="0"/>
              <w:textAlignment w:val="baseline"/>
              <w:rPr>
                <w:rStyle w:val="eop"/>
                <w:rFonts w:eastAsiaTheme="majorEastAsia"/>
                <w:b w:val="0"/>
                <w:bCs w:val="0"/>
              </w:rPr>
            </w:pPr>
            <w:r w:rsidRPr="00D85136">
              <w:rPr>
                <w:rStyle w:val="eop"/>
                <w:rFonts w:eastAsiaTheme="majorEastAsia"/>
                <w:b w:val="0"/>
                <w:bCs w:val="0"/>
              </w:rPr>
              <w:t>-0.60200</w:t>
            </w:r>
          </w:p>
        </w:tc>
        <w:tc>
          <w:tcPr>
            <w:tcW w:w="1506" w:type="dxa"/>
          </w:tcPr>
          <w:p w14:paraId="18BB5EC4" w14:textId="77777777" w:rsidR="00977697" w:rsidRPr="00D85136" w:rsidRDefault="00977697"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-0.03500</w:t>
            </w:r>
          </w:p>
        </w:tc>
        <w:tc>
          <w:tcPr>
            <w:tcW w:w="1506" w:type="dxa"/>
          </w:tcPr>
          <w:p w14:paraId="672F32E8" w14:textId="77777777" w:rsidR="00977697" w:rsidRPr="00D85136" w:rsidRDefault="00977697"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0.06000</w:t>
            </w:r>
          </w:p>
        </w:tc>
        <w:tc>
          <w:tcPr>
            <w:tcW w:w="1506" w:type="dxa"/>
          </w:tcPr>
          <w:p w14:paraId="18C0E6D8" w14:textId="77777777" w:rsidR="00977697" w:rsidRPr="00D85136" w:rsidRDefault="00977697"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0.09162</w:t>
            </w:r>
          </w:p>
        </w:tc>
        <w:tc>
          <w:tcPr>
            <w:tcW w:w="1506" w:type="dxa"/>
          </w:tcPr>
          <w:p w14:paraId="3B64A9E9" w14:textId="77777777" w:rsidR="00977697" w:rsidRPr="00D85136" w:rsidRDefault="00977697"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0.18400</w:t>
            </w:r>
          </w:p>
        </w:tc>
        <w:tc>
          <w:tcPr>
            <w:tcW w:w="1506" w:type="dxa"/>
          </w:tcPr>
          <w:p w14:paraId="1FD72763" w14:textId="77777777" w:rsidR="00977697" w:rsidRPr="00D85136" w:rsidRDefault="00977697"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2.85200</w:t>
            </w:r>
          </w:p>
        </w:tc>
      </w:tr>
    </w:tbl>
    <w:p w14:paraId="7F35164B" w14:textId="77777777" w:rsidR="00977697" w:rsidRPr="00D85136" w:rsidRDefault="00977697" w:rsidP="00977697">
      <w:pPr>
        <w:pStyle w:val="paragraph"/>
        <w:spacing w:before="0" w:beforeAutospacing="0" w:after="0" w:afterAutospacing="0"/>
        <w:textAlignment w:val="baseline"/>
        <w:rPr>
          <w:rStyle w:val="eop"/>
          <w:rFonts w:eastAsiaTheme="majorEastAsia"/>
        </w:rPr>
      </w:pPr>
    </w:p>
    <w:p w14:paraId="467183E9" w14:textId="77777777" w:rsidR="00873ADE" w:rsidRPr="00D85136" w:rsidRDefault="00873ADE" w:rsidP="00977697">
      <w:pPr>
        <w:pStyle w:val="paragraph"/>
        <w:spacing w:before="0" w:beforeAutospacing="0" w:after="0" w:afterAutospacing="0"/>
        <w:textAlignment w:val="baseline"/>
        <w:rPr>
          <w:rStyle w:val="eop"/>
          <w:rFonts w:eastAsiaTheme="majorEastAsia"/>
        </w:rPr>
      </w:pPr>
    </w:p>
    <w:p w14:paraId="32A52558" w14:textId="5D71FB99" w:rsidR="00977697" w:rsidRPr="00D85136" w:rsidRDefault="00873ADE" w:rsidP="00977697">
      <w:pPr>
        <w:pStyle w:val="paragraph"/>
        <w:spacing w:before="0" w:beforeAutospacing="0" w:after="0" w:afterAutospacing="0"/>
        <w:textAlignment w:val="baseline"/>
        <w:rPr>
          <w:rStyle w:val="eop"/>
          <w:rFonts w:eastAsiaTheme="majorEastAsia"/>
        </w:rPr>
      </w:pPr>
      <w:r w:rsidRPr="00D85136">
        <w:rPr>
          <w:rStyle w:val="eop"/>
          <w:rFonts w:eastAsiaTheme="majorEastAsia"/>
        </w:rPr>
        <w:t>Table A</w:t>
      </w:r>
      <w:r w:rsidR="00977697" w:rsidRPr="00D85136">
        <w:rPr>
          <w:rStyle w:val="eop"/>
          <w:rFonts w:eastAsiaTheme="majorEastAsia"/>
        </w:rPr>
        <w:t xml:space="preserve"> presents the minimum, first quartile, median, mean, third quartile, and maximum values of the sea level surge daily maximum measurements.</w:t>
      </w:r>
    </w:p>
    <w:p w14:paraId="0496829B" w14:textId="7858CB82" w:rsidR="00977697" w:rsidRPr="00D85136" w:rsidRDefault="00977697" w:rsidP="00977697">
      <w:pPr>
        <w:pStyle w:val="paragraph"/>
        <w:spacing w:after="0"/>
        <w:textAlignment w:val="baseline"/>
        <w:rPr>
          <w:rStyle w:val="eop"/>
          <w:rFonts w:eastAsiaTheme="majorEastAsia"/>
        </w:rPr>
      </w:pPr>
      <w:r w:rsidRPr="00D85136">
        <w:rPr>
          <w:rStyle w:val="eop"/>
          <w:rFonts w:eastAsiaTheme="majorEastAsia"/>
        </w:rPr>
        <w:t xml:space="preserve">The mean surge value (0.09162 meters) is slightly higher than the median (0.060 meters), suggesting a right-skewed distribution where higher surges might be more frequent or extreme. </w:t>
      </w:r>
      <w:r w:rsidR="00873ADE" w:rsidRPr="00D85136">
        <w:rPr>
          <w:rStyle w:val="eop"/>
          <w:rFonts w:eastAsiaTheme="majorEastAsia"/>
        </w:rPr>
        <w:t xml:space="preserve">These values lie close to zero because we expect </w:t>
      </w:r>
      <w:r w:rsidR="00BC43DB" w:rsidRPr="00D85136">
        <w:rPr>
          <w:rStyle w:val="eop"/>
          <w:rFonts w:eastAsiaTheme="majorEastAsia"/>
        </w:rPr>
        <w:t xml:space="preserve">surge </w:t>
      </w:r>
      <w:r w:rsidR="00873ADE" w:rsidRPr="00D85136">
        <w:rPr>
          <w:rStyle w:val="eop"/>
          <w:rFonts w:eastAsiaTheme="majorEastAsia"/>
        </w:rPr>
        <w:t xml:space="preserve">values to be </w:t>
      </w:r>
      <w:r w:rsidR="00BC43DB" w:rsidRPr="00D85136">
        <w:rPr>
          <w:rStyle w:val="eop"/>
          <w:rFonts w:eastAsiaTheme="majorEastAsia"/>
        </w:rPr>
        <w:t xml:space="preserve">zero </w:t>
      </w:r>
      <w:r w:rsidR="00873ADE" w:rsidRPr="00D85136">
        <w:rPr>
          <w:rStyle w:val="eop"/>
          <w:rFonts w:eastAsiaTheme="majorEastAsia"/>
        </w:rPr>
        <w:t xml:space="preserve">except for </w:t>
      </w:r>
      <w:r w:rsidR="00873ADE" w:rsidRPr="00D85136">
        <w:rPr>
          <w:rStyle w:val="eop"/>
          <w:rFonts w:eastAsiaTheme="majorEastAsia"/>
        </w:rPr>
        <w:lastRenderedPageBreak/>
        <w:t xml:space="preserve">in the case of extreme events. </w:t>
      </w:r>
      <w:r w:rsidRPr="00D85136">
        <w:rPr>
          <w:rStyle w:val="eop"/>
          <w:rFonts w:eastAsiaTheme="majorEastAsia"/>
        </w:rPr>
        <w:t>In addition, the maximum value is a lot higher than the 3</w:t>
      </w:r>
      <w:r w:rsidRPr="00D85136">
        <w:rPr>
          <w:rStyle w:val="eop"/>
          <w:rFonts w:eastAsiaTheme="majorEastAsia"/>
          <w:vertAlign w:val="superscript"/>
        </w:rPr>
        <w:t>rd</w:t>
      </w:r>
      <w:r w:rsidRPr="00D85136">
        <w:rPr>
          <w:rStyle w:val="eop"/>
          <w:rFonts w:eastAsiaTheme="majorEastAsia"/>
        </w:rPr>
        <w:t xml:space="preserve"> Quartile, which highlights a presence of high outliers and extreme events. This is the area we will delve deeper into.</w:t>
      </w:r>
    </w:p>
    <w:p w14:paraId="779D3ECF" w14:textId="77777777" w:rsidR="00977697" w:rsidRPr="00D85136" w:rsidRDefault="00977697" w:rsidP="007B4370">
      <w:pPr>
        <w:pStyle w:val="paragraph"/>
        <w:spacing w:after="0"/>
        <w:textAlignment w:val="baseline"/>
      </w:pPr>
    </w:p>
    <w:p w14:paraId="488DC264" w14:textId="5EB7344F" w:rsidR="007E494C" w:rsidRPr="00D85136" w:rsidRDefault="00127552" w:rsidP="00CB64D2">
      <w:pPr>
        <w:pStyle w:val="paragraph"/>
        <w:spacing w:before="0" w:beforeAutospacing="0" w:after="0" w:afterAutospacing="0"/>
        <w:textAlignment w:val="baseline"/>
        <w:rPr>
          <w:rStyle w:val="normaltextrun"/>
          <w:rFonts w:eastAsiaTheme="majorEastAsia"/>
          <w:sz w:val="28"/>
          <w:szCs w:val="28"/>
        </w:rPr>
      </w:pPr>
      <w:r w:rsidRPr="00D85136">
        <w:rPr>
          <w:rStyle w:val="normaltextrun"/>
          <w:rFonts w:eastAsiaTheme="majorEastAsia"/>
          <w:noProof/>
          <w:sz w:val="28"/>
          <w:szCs w:val="28"/>
        </w:rPr>
        <w:drawing>
          <wp:inline distT="0" distB="0" distL="0" distR="0" wp14:anchorId="4A9DB841" wp14:editId="7B1BBE25">
            <wp:extent cx="5178669" cy="3195978"/>
            <wp:effectExtent l="0" t="0" r="3175" b="4445"/>
            <wp:docPr id="6765450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5001" cy="3243085"/>
                    </a:xfrm>
                    <a:prstGeom prst="rect">
                      <a:avLst/>
                    </a:prstGeom>
                    <a:noFill/>
                  </pic:spPr>
                </pic:pic>
              </a:graphicData>
            </a:graphic>
          </wp:inline>
        </w:drawing>
      </w:r>
    </w:p>
    <w:p w14:paraId="371AF655" w14:textId="77777777" w:rsidR="004656A6" w:rsidRPr="00D85136" w:rsidRDefault="004656A6" w:rsidP="00CB64D2">
      <w:pPr>
        <w:pStyle w:val="paragraph"/>
        <w:spacing w:before="0" w:beforeAutospacing="0" w:after="0" w:afterAutospacing="0"/>
        <w:textAlignment w:val="baseline"/>
        <w:rPr>
          <w:rStyle w:val="normaltextrun"/>
          <w:rFonts w:eastAsiaTheme="majorEastAsia"/>
          <w:sz w:val="28"/>
          <w:szCs w:val="28"/>
        </w:rPr>
      </w:pPr>
    </w:p>
    <w:p w14:paraId="440B22E0" w14:textId="49877DC4" w:rsidR="00873ADE" w:rsidRPr="00D85136" w:rsidRDefault="00873ADE" w:rsidP="00873ADE">
      <w:pPr>
        <w:pStyle w:val="paragraph"/>
        <w:spacing w:after="0"/>
        <w:jc w:val="center"/>
        <w:textAlignment w:val="baseline"/>
        <w:rPr>
          <w:i/>
          <w:iCs/>
          <w:sz w:val="20"/>
          <w:szCs w:val="20"/>
        </w:rPr>
      </w:pPr>
      <w:r w:rsidRPr="00D85136">
        <w:rPr>
          <w:i/>
          <w:iCs/>
          <w:sz w:val="20"/>
          <w:szCs w:val="20"/>
        </w:rPr>
        <w:t xml:space="preserve">Figure </w:t>
      </w:r>
      <w:r w:rsidR="009124EB" w:rsidRPr="00D85136">
        <w:rPr>
          <w:i/>
          <w:iCs/>
          <w:sz w:val="20"/>
          <w:szCs w:val="20"/>
        </w:rPr>
        <w:t>3</w:t>
      </w:r>
      <w:r w:rsidRPr="00D85136">
        <w:rPr>
          <w:i/>
          <w:iCs/>
          <w:sz w:val="20"/>
          <w:szCs w:val="20"/>
        </w:rPr>
        <w:t>: Monthly Averages of Sea Level Surge Daily Maximum Values for Dun Laoghaire. The x-axis represents the months, while the y-axis shows the average surge values.</w:t>
      </w:r>
    </w:p>
    <w:p w14:paraId="2880D0D3" w14:textId="43A7D01E" w:rsidR="00873ADE" w:rsidRPr="00D85136" w:rsidRDefault="00873ADE" w:rsidP="0088501E">
      <w:pPr>
        <w:pStyle w:val="paragraph"/>
        <w:spacing w:after="0"/>
        <w:textAlignment w:val="baseline"/>
      </w:pPr>
      <w:r w:rsidRPr="00D85136">
        <w:rPr>
          <w:i/>
          <w:iCs/>
        </w:rPr>
        <w:t xml:space="preserve">Figure </w:t>
      </w:r>
      <w:r w:rsidR="009124EB" w:rsidRPr="00D85136">
        <w:rPr>
          <w:i/>
          <w:iCs/>
        </w:rPr>
        <w:t>3</w:t>
      </w:r>
      <w:r w:rsidRPr="00D85136">
        <w:t xml:space="preserve"> illustrates the monthly averages of sea level surge daily maximum values for Dun Laoghaire. This plot helps in identifying seasonal patterns and trends over time. The cyclical nature of the data shows the expected recurring seasonal variations, highlighting periods of higher and lower surge activity throughout the year.</w:t>
      </w:r>
    </w:p>
    <w:p w14:paraId="24A1319A" w14:textId="77777777" w:rsidR="00BE2448" w:rsidRPr="00D85136" w:rsidRDefault="00BE2448" w:rsidP="0088501E">
      <w:pPr>
        <w:pStyle w:val="paragraph"/>
        <w:spacing w:after="0"/>
        <w:textAlignment w:val="baseline"/>
      </w:pPr>
    </w:p>
    <w:p w14:paraId="23C6CCA0" w14:textId="75E5A3E0" w:rsidR="0099268C" w:rsidRPr="00D85136" w:rsidRDefault="0099268C" w:rsidP="00CB64D2">
      <w:pPr>
        <w:pStyle w:val="paragraph"/>
        <w:spacing w:before="0" w:beforeAutospacing="0" w:after="0" w:afterAutospacing="0"/>
        <w:textAlignment w:val="baseline"/>
        <w:rPr>
          <w:rStyle w:val="normaltextrun"/>
          <w:rFonts w:eastAsiaTheme="majorEastAsia"/>
          <w:sz w:val="28"/>
          <w:szCs w:val="28"/>
        </w:rPr>
      </w:pPr>
      <w:r w:rsidRPr="00D85136">
        <w:rPr>
          <w:rStyle w:val="normaltextrun"/>
          <w:rFonts w:eastAsiaTheme="majorEastAsia"/>
          <w:noProof/>
          <w:sz w:val="28"/>
          <w:szCs w:val="28"/>
        </w:rPr>
        <w:lastRenderedPageBreak/>
        <w:drawing>
          <wp:inline distT="0" distB="0" distL="0" distR="0" wp14:anchorId="23CD4EED" wp14:editId="53D3F6D9">
            <wp:extent cx="5099538" cy="3147143"/>
            <wp:effectExtent l="0" t="0" r="6350" b="0"/>
            <wp:docPr id="1024746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1328" cy="3160591"/>
                    </a:xfrm>
                    <a:prstGeom prst="rect">
                      <a:avLst/>
                    </a:prstGeom>
                    <a:noFill/>
                  </pic:spPr>
                </pic:pic>
              </a:graphicData>
            </a:graphic>
          </wp:inline>
        </w:drawing>
      </w:r>
    </w:p>
    <w:p w14:paraId="61CB8455" w14:textId="35237FFE" w:rsidR="00286FE9" w:rsidRPr="00D85136" w:rsidRDefault="00286FE9" w:rsidP="00286FE9">
      <w:pPr>
        <w:pStyle w:val="paragraph"/>
        <w:spacing w:before="0" w:beforeAutospacing="0" w:after="0" w:afterAutospacing="0"/>
        <w:jc w:val="center"/>
        <w:textAlignment w:val="baseline"/>
        <w:rPr>
          <w:i/>
          <w:iCs/>
          <w:sz w:val="20"/>
          <w:szCs w:val="20"/>
        </w:rPr>
      </w:pPr>
      <w:r w:rsidRPr="00D85136">
        <w:rPr>
          <w:i/>
          <w:iCs/>
          <w:sz w:val="20"/>
          <w:szCs w:val="20"/>
        </w:rPr>
        <w:t xml:space="preserve">Figure </w:t>
      </w:r>
      <w:r w:rsidR="009124EB" w:rsidRPr="00D85136">
        <w:rPr>
          <w:i/>
          <w:iCs/>
          <w:sz w:val="20"/>
          <w:szCs w:val="20"/>
        </w:rPr>
        <w:t>4</w:t>
      </w:r>
      <w:r w:rsidRPr="00D85136">
        <w:rPr>
          <w:i/>
          <w:iCs/>
          <w:sz w:val="20"/>
          <w:szCs w:val="20"/>
        </w:rPr>
        <w:t>: Annual Averages of Sea Level Surge Daily Maximum Values for Dun Laoghaire Station. The x-axis represents the years, and the y-axis shows the average annual surge values.</w:t>
      </w:r>
    </w:p>
    <w:p w14:paraId="4688F469" w14:textId="77777777" w:rsidR="00286FE9" w:rsidRPr="00D85136" w:rsidRDefault="00286FE9" w:rsidP="00CB64D2">
      <w:pPr>
        <w:pStyle w:val="paragraph"/>
        <w:spacing w:before="0" w:beforeAutospacing="0" w:after="0" w:afterAutospacing="0"/>
        <w:textAlignment w:val="baseline"/>
      </w:pPr>
    </w:p>
    <w:p w14:paraId="3C138D95" w14:textId="35FFD079" w:rsidR="00286FE9" w:rsidRPr="00D85136" w:rsidRDefault="00286FE9" w:rsidP="00CB64D2">
      <w:pPr>
        <w:pStyle w:val="paragraph"/>
        <w:spacing w:before="0" w:beforeAutospacing="0" w:after="0" w:afterAutospacing="0"/>
        <w:textAlignment w:val="baseline"/>
      </w:pPr>
      <w:r w:rsidRPr="00D85136">
        <w:rPr>
          <w:i/>
          <w:iCs/>
        </w:rPr>
        <w:t xml:space="preserve">Figure </w:t>
      </w:r>
      <w:r w:rsidR="009124EB" w:rsidRPr="00D85136">
        <w:rPr>
          <w:i/>
          <w:iCs/>
        </w:rPr>
        <w:t>4</w:t>
      </w:r>
      <w:r w:rsidRPr="00D85136">
        <w:t xml:space="preserve"> presents the annual averages of sea level surge daily maximum values for Dun Laoghaire Station over the timeframe of the dataset. This plot highlights long-term trends and potential changes in sea level surges over the years. The variability in the plot indicates fluctuating surge levels, with certain years experiencing higher averages than others, suggesting periods of increased surge activity.</w:t>
      </w:r>
    </w:p>
    <w:p w14:paraId="65CB2E43" w14:textId="77777777" w:rsidR="00286FE9" w:rsidRPr="00D85136" w:rsidRDefault="00286FE9" w:rsidP="00CB64D2">
      <w:pPr>
        <w:pStyle w:val="paragraph"/>
        <w:spacing w:before="0" w:beforeAutospacing="0" w:after="0" w:afterAutospacing="0"/>
        <w:textAlignment w:val="baseline"/>
      </w:pPr>
    </w:p>
    <w:p w14:paraId="0F421173" w14:textId="77777777" w:rsidR="00CB64D2" w:rsidRPr="00D85136" w:rsidRDefault="00CB64D2" w:rsidP="00CB64D2">
      <w:pPr>
        <w:pStyle w:val="paragraph"/>
        <w:spacing w:before="0" w:beforeAutospacing="0" w:after="0" w:afterAutospacing="0"/>
        <w:textAlignment w:val="baseline"/>
        <w:rPr>
          <w:sz w:val="18"/>
          <w:szCs w:val="18"/>
        </w:rPr>
      </w:pPr>
      <w:r w:rsidRPr="00D85136">
        <w:rPr>
          <w:rStyle w:val="eop"/>
          <w:rFonts w:eastAsiaTheme="majorEastAsia"/>
        </w:rPr>
        <w:t> </w:t>
      </w:r>
    </w:p>
    <w:p w14:paraId="74A42910" w14:textId="614B2F23" w:rsidR="00CB64D2" w:rsidRPr="00D85136" w:rsidRDefault="0073276D" w:rsidP="00CB64D2">
      <w:pPr>
        <w:pStyle w:val="paragraph"/>
        <w:spacing w:before="0" w:beforeAutospacing="0" w:after="0" w:afterAutospacing="0"/>
        <w:textAlignment w:val="baseline"/>
        <w:rPr>
          <w:rStyle w:val="eop"/>
          <w:rFonts w:eastAsiaTheme="majorEastAsia"/>
        </w:rPr>
      </w:pPr>
      <w:r w:rsidRPr="00D85136">
        <w:rPr>
          <w:rFonts w:eastAsiaTheme="majorEastAsia"/>
          <w:noProof/>
          <w14:ligatures w14:val="standardContextual"/>
        </w:rPr>
        <mc:AlternateContent>
          <mc:Choice Requires="wpi">
            <w:drawing>
              <wp:anchor distT="0" distB="0" distL="114300" distR="114300" simplePos="0" relativeHeight="251678720" behindDoc="0" locked="0" layoutInCell="1" allowOverlap="1" wp14:anchorId="1C5C306D" wp14:editId="0F6F1CBA">
                <wp:simplePos x="0" y="0"/>
                <wp:positionH relativeFrom="column">
                  <wp:posOffset>1772785</wp:posOffset>
                </wp:positionH>
                <wp:positionV relativeFrom="paragraph">
                  <wp:posOffset>800100</wp:posOffset>
                </wp:positionV>
                <wp:extent cx="28440" cy="360"/>
                <wp:effectExtent l="76200" t="76200" r="67310" b="76200"/>
                <wp:wrapNone/>
                <wp:docPr id="5378641" name="Ink 32"/>
                <wp:cNvGraphicFramePr/>
                <a:graphic xmlns:a="http://schemas.openxmlformats.org/drawingml/2006/main">
                  <a:graphicData uri="http://schemas.microsoft.com/office/word/2010/wordprocessingInk">
                    <w14:contentPart bwMode="auto" r:id="rId13">
                      <w14:nvContentPartPr>
                        <w14:cNvContentPartPr/>
                      </w14:nvContentPartPr>
                      <w14:xfrm>
                        <a:off x="0" y="0"/>
                        <a:ext cx="28440" cy="360"/>
                      </w14:xfrm>
                    </w14:contentPart>
                  </a:graphicData>
                </a:graphic>
              </wp:anchor>
            </w:drawing>
          </mc:Choice>
          <mc:Fallback>
            <w:pict>
              <v:shapetype w14:anchorId="763702E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138.2pt;margin-top:60.15pt;width:5.1pt;height:5.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">
                <v:imagedata r:id="rId14" o:title=""/>
              </v:shape>
            </w:pict>
          </mc:Fallback>
        </mc:AlternateContent>
      </w:r>
      <w:r w:rsidRPr="00D85136">
        <w:rPr>
          <w:rFonts w:eastAsiaTheme="majorEastAsia"/>
          <w:noProof/>
          <w14:ligatures w14:val="standardContextual"/>
        </w:rPr>
        <mc:AlternateContent>
          <mc:Choice Requires="wpi">
            <w:drawing>
              <wp:anchor distT="0" distB="0" distL="114300" distR="114300" simplePos="0" relativeHeight="251676672" behindDoc="0" locked="0" layoutInCell="1" allowOverlap="1" wp14:anchorId="071838F3" wp14:editId="3C6ABC6E">
                <wp:simplePos x="0" y="0"/>
                <wp:positionH relativeFrom="column">
                  <wp:posOffset>3718560</wp:posOffset>
                </wp:positionH>
                <wp:positionV relativeFrom="paragraph">
                  <wp:posOffset>670560</wp:posOffset>
                </wp:positionV>
                <wp:extent cx="28440" cy="360"/>
                <wp:effectExtent l="76200" t="76200" r="67310" b="76200"/>
                <wp:wrapNone/>
                <wp:docPr id="1534421731" name="Ink 32"/>
                <wp:cNvGraphicFramePr/>
                <a:graphic xmlns:a="http://schemas.openxmlformats.org/drawingml/2006/main">
                  <a:graphicData uri="http://schemas.microsoft.com/office/word/2010/wordprocessingInk">
                    <w14:contentPart bwMode="auto" r:id="rId15">
                      <w14:nvContentPartPr>
                        <w14:cNvContentPartPr/>
                      </w14:nvContentPartPr>
                      <w14:xfrm>
                        <a:off x="0" y="0"/>
                        <a:ext cx="28440" cy="360"/>
                      </w14:xfrm>
                    </w14:contentPart>
                  </a:graphicData>
                </a:graphic>
              </wp:anchor>
            </w:drawing>
          </mc:Choice>
          <mc:Fallback>
            <w:pict>
              <v:shape w14:anchorId="3A51CE33" id="Ink 32" o:spid="_x0000_s1026" type="#_x0000_t75" style="position:absolute;margin-left:291.4pt;margin-top:49.95pt;width:5.1pt;height:5.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">
                <v:imagedata r:id="rId14" o:title=""/>
              </v:shape>
            </w:pict>
          </mc:Fallback>
        </mc:AlternateContent>
      </w:r>
      <w:r w:rsidRPr="00D85136">
        <w:rPr>
          <w:rFonts w:eastAsiaTheme="majorEastAsia"/>
          <w:noProof/>
          <w14:ligatures w14:val="standardContextual"/>
        </w:rPr>
        <mc:AlternateContent>
          <mc:Choice Requires="wpi">
            <w:drawing>
              <wp:anchor distT="0" distB="0" distL="114300" distR="114300" simplePos="0" relativeHeight="251674624" behindDoc="0" locked="0" layoutInCell="1" allowOverlap="1" wp14:anchorId="61116D06" wp14:editId="357107E2">
                <wp:simplePos x="0" y="0"/>
                <wp:positionH relativeFrom="column">
                  <wp:posOffset>4198620</wp:posOffset>
                </wp:positionH>
                <wp:positionV relativeFrom="paragraph">
                  <wp:posOffset>853440</wp:posOffset>
                </wp:positionV>
                <wp:extent cx="28440" cy="360"/>
                <wp:effectExtent l="76200" t="76200" r="67310" b="76200"/>
                <wp:wrapNone/>
                <wp:docPr id="1851093397" name="Ink 32"/>
                <wp:cNvGraphicFramePr/>
                <a:graphic xmlns:a="http://schemas.openxmlformats.org/drawingml/2006/main">
                  <a:graphicData uri="http://schemas.microsoft.com/office/word/2010/wordprocessingInk">
                    <w14:contentPart bwMode="auto" r:id="rId16">
                      <w14:nvContentPartPr>
                        <w14:cNvContentPartPr/>
                      </w14:nvContentPartPr>
                      <w14:xfrm>
                        <a:off x="0" y="0"/>
                        <a:ext cx="28440" cy="360"/>
                      </w14:xfrm>
                    </w14:contentPart>
                  </a:graphicData>
                </a:graphic>
              </wp:anchor>
            </w:drawing>
          </mc:Choice>
          <mc:Fallback>
            <w:pict>
              <v:shape w14:anchorId="5B100999" id="Ink 32" o:spid="_x0000_s1026" type="#_x0000_t75" style="position:absolute;margin-left:329.2pt;margin-top:64.35pt;width:5.1pt;height:5.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">
                <v:imagedata r:id="rId14" o:title=""/>
              </v:shape>
            </w:pict>
          </mc:Fallback>
        </mc:AlternateContent>
      </w:r>
      <w:r w:rsidRPr="00D85136">
        <w:rPr>
          <w:rFonts w:eastAsiaTheme="majorEastAsia"/>
          <w:noProof/>
          <w14:ligatures w14:val="standardContextual"/>
        </w:rPr>
        <mc:AlternateContent>
          <mc:Choice Requires="wpi">
            <w:drawing>
              <wp:anchor distT="0" distB="0" distL="114300" distR="114300" simplePos="0" relativeHeight="251672576" behindDoc="0" locked="0" layoutInCell="1" allowOverlap="1" wp14:anchorId="5E065026" wp14:editId="4BF8252D">
                <wp:simplePos x="0" y="0"/>
                <wp:positionH relativeFrom="column">
                  <wp:posOffset>3627120</wp:posOffset>
                </wp:positionH>
                <wp:positionV relativeFrom="paragraph">
                  <wp:posOffset>2369820</wp:posOffset>
                </wp:positionV>
                <wp:extent cx="28440" cy="360"/>
                <wp:effectExtent l="76200" t="76200" r="67310" b="76200"/>
                <wp:wrapNone/>
                <wp:docPr id="218848505" name="Ink 32"/>
                <wp:cNvGraphicFramePr/>
                <a:graphic xmlns:a="http://schemas.openxmlformats.org/drawingml/2006/main">
                  <a:graphicData uri="http://schemas.microsoft.com/office/word/2010/wordprocessingInk">
                    <w14:contentPart bwMode="auto" r:id="rId17">
                      <w14:nvContentPartPr>
                        <w14:cNvContentPartPr/>
                      </w14:nvContentPartPr>
                      <w14:xfrm>
                        <a:off x="0" y="0"/>
                        <a:ext cx="28440" cy="360"/>
                      </w14:xfrm>
                    </w14:contentPart>
                  </a:graphicData>
                </a:graphic>
              </wp:anchor>
            </w:drawing>
          </mc:Choice>
          <mc:Fallback>
            <w:pict>
              <v:shape w14:anchorId="2C550D36" id="Ink 32" o:spid="_x0000_s1026" type="#_x0000_t75" style="position:absolute;margin-left:284.2pt;margin-top:183.75pt;width:5.1pt;height:5.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">
                <v:imagedata r:id="rId14" o:title=""/>
              </v:shape>
            </w:pict>
          </mc:Fallback>
        </mc:AlternateContent>
      </w:r>
      <w:r w:rsidRPr="00D85136">
        <w:rPr>
          <w:rFonts w:eastAsiaTheme="majorEastAsia"/>
          <w:noProof/>
          <w14:ligatures w14:val="standardContextual"/>
        </w:rPr>
        <mc:AlternateContent>
          <mc:Choice Requires="wpi">
            <w:drawing>
              <wp:anchor distT="0" distB="0" distL="114300" distR="114300" simplePos="0" relativeHeight="251667456" behindDoc="0" locked="0" layoutInCell="1" allowOverlap="1" wp14:anchorId="483D8260" wp14:editId="2F80635B">
                <wp:simplePos x="0" y="0"/>
                <wp:positionH relativeFrom="column">
                  <wp:posOffset>1744345</wp:posOffset>
                </wp:positionH>
                <wp:positionV relativeFrom="paragraph">
                  <wp:posOffset>2356485</wp:posOffset>
                </wp:positionV>
                <wp:extent cx="28440" cy="360"/>
                <wp:effectExtent l="76200" t="76200" r="67310" b="76200"/>
                <wp:wrapNone/>
                <wp:docPr id="1680687253" name="Ink 32"/>
                <wp:cNvGraphicFramePr/>
                <a:graphic xmlns:a="http://schemas.openxmlformats.org/drawingml/2006/main">
                  <a:graphicData uri="http://schemas.microsoft.com/office/word/2010/wordprocessingInk">
                    <w14:contentPart bwMode="auto" r:id="rId18">
                      <w14:nvContentPartPr>
                        <w14:cNvContentPartPr/>
                      </w14:nvContentPartPr>
                      <w14:xfrm>
                        <a:off x="0" y="0"/>
                        <a:ext cx="28440" cy="360"/>
                      </w14:xfrm>
                    </w14:contentPart>
                  </a:graphicData>
                </a:graphic>
              </wp:anchor>
            </w:drawing>
          </mc:Choice>
          <mc:Fallback>
            <w:pict>
              <v:shape w14:anchorId="2A5DBCF2" id="Ink 32" o:spid="_x0000_s1026" type="#_x0000_t75" style="position:absolute;margin-left:135.95pt;margin-top:182.7pt;width:5.1pt;height:5.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">
                <v:imagedata r:id="rId14" o:title=""/>
              </v:shape>
            </w:pict>
          </mc:Fallback>
        </mc:AlternateContent>
      </w:r>
      <w:r w:rsidR="00CB64D2" w:rsidRPr="00D85136">
        <w:rPr>
          <w:rStyle w:val="eop"/>
          <w:rFonts w:eastAsiaTheme="majorEastAsia"/>
        </w:rPr>
        <w:t> </w:t>
      </w:r>
      <w:r w:rsidR="00A575B5" w:rsidRPr="00D85136">
        <w:rPr>
          <w:rStyle w:val="eop"/>
          <w:rFonts w:eastAsiaTheme="majorEastAsia"/>
          <w:noProof/>
        </w:rPr>
        <w:drawing>
          <wp:inline distT="0" distB="0" distL="0" distR="0" wp14:anchorId="469963C9" wp14:editId="4638FBAE">
            <wp:extent cx="5704416" cy="3520440"/>
            <wp:effectExtent l="0" t="0" r="0" b="3810"/>
            <wp:docPr id="1499934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355" cy="3536448"/>
                    </a:xfrm>
                    <a:prstGeom prst="rect">
                      <a:avLst/>
                    </a:prstGeom>
                    <a:noFill/>
                  </pic:spPr>
                </pic:pic>
              </a:graphicData>
            </a:graphic>
          </wp:inline>
        </w:drawing>
      </w:r>
    </w:p>
    <w:p w14:paraId="06321FE9" w14:textId="77777777" w:rsidR="00B102C7" w:rsidRPr="00D85136" w:rsidRDefault="00B102C7" w:rsidP="00CB64D2">
      <w:pPr>
        <w:pStyle w:val="paragraph"/>
        <w:spacing w:before="0" w:beforeAutospacing="0" w:after="0" w:afterAutospacing="0"/>
        <w:textAlignment w:val="baseline"/>
        <w:rPr>
          <w:rStyle w:val="eop"/>
          <w:rFonts w:eastAsiaTheme="majorEastAsia"/>
        </w:rPr>
      </w:pPr>
    </w:p>
    <w:p w14:paraId="0CC72BA9" w14:textId="77777777" w:rsidR="00B102C7" w:rsidRPr="00D85136" w:rsidRDefault="00B102C7" w:rsidP="00CB64D2">
      <w:pPr>
        <w:pStyle w:val="paragraph"/>
        <w:spacing w:before="0" w:beforeAutospacing="0" w:after="0" w:afterAutospacing="0"/>
        <w:textAlignment w:val="baseline"/>
        <w:rPr>
          <w:rStyle w:val="eop"/>
          <w:rFonts w:eastAsiaTheme="majorEastAsia"/>
        </w:rPr>
      </w:pPr>
    </w:p>
    <w:p w14:paraId="2A7DDDA7" w14:textId="7EB77E32" w:rsidR="0073276D" w:rsidRPr="00D85136" w:rsidRDefault="00DA07F7" w:rsidP="00C95FDD">
      <w:pPr>
        <w:pStyle w:val="paragraph"/>
        <w:spacing w:before="0" w:beforeAutospacing="0" w:after="0" w:afterAutospacing="0"/>
        <w:jc w:val="center"/>
        <w:textAlignment w:val="baseline"/>
        <w:rPr>
          <w:rStyle w:val="eop"/>
          <w:rFonts w:eastAsiaTheme="majorEastAsia"/>
          <w:i/>
          <w:iCs/>
          <w:sz w:val="20"/>
          <w:szCs w:val="20"/>
        </w:rPr>
      </w:pPr>
      <w:r w:rsidRPr="00D85136">
        <w:rPr>
          <w:rStyle w:val="eop"/>
          <w:rFonts w:eastAsiaTheme="majorEastAsia"/>
          <w:i/>
          <w:iCs/>
          <w:sz w:val="20"/>
          <w:szCs w:val="20"/>
        </w:rPr>
        <w:t xml:space="preserve">Figure </w:t>
      </w:r>
      <w:r w:rsidR="009124EB" w:rsidRPr="00D85136">
        <w:rPr>
          <w:rStyle w:val="eop"/>
          <w:rFonts w:eastAsiaTheme="majorEastAsia"/>
          <w:i/>
          <w:iCs/>
          <w:sz w:val="20"/>
          <w:szCs w:val="20"/>
        </w:rPr>
        <w:t>5</w:t>
      </w:r>
      <w:r w:rsidR="0073276D" w:rsidRPr="00D85136">
        <w:rPr>
          <w:rStyle w:val="eop"/>
          <w:rFonts w:eastAsiaTheme="majorEastAsia"/>
          <w:i/>
          <w:iCs/>
          <w:sz w:val="20"/>
          <w:szCs w:val="20"/>
        </w:rPr>
        <w:t xml:space="preserve">: </w:t>
      </w:r>
      <w:r w:rsidR="00C95FDD" w:rsidRPr="00D85136">
        <w:rPr>
          <w:rStyle w:val="eop"/>
          <w:rFonts w:eastAsiaTheme="majorEastAsia"/>
          <w:i/>
          <w:iCs/>
          <w:sz w:val="20"/>
          <w:szCs w:val="20"/>
        </w:rPr>
        <w:t>Overview of the sea level surge daily maxima for Dun Laoghaire station from 2010-2014, a subset for clarity purposes. Highlighted in red are the chosen block maxima results.</w:t>
      </w:r>
    </w:p>
    <w:p w14:paraId="08E2FCE5" w14:textId="77777777" w:rsidR="0073276D" w:rsidRPr="00D85136" w:rsidRDefault="0073276D" w:rsidP="00CB64D2">
      <w:pPr>
        <w:pStyle w:val="paragraph"/>
        <w:spacing w:before="0" w:beforeAutospacing="0" w:after="0" w:afterAutospacing="0"/>
        <w:textAlignment w:val="baseline"/>
        <w:rPr>
          <w:rStyle w:val="eop"/>
          <w:rFonts w:eastAsiaTheme="majorEastAsia"/>
        </w:rPr>
      </w:pPr>
    </w:p>
    <w:p w14:paraId="01D8F5BB" w14:textId="72F9EBAC" w:rsidR="00233557" w:rsidRPr="00D85136" w:rsidRDefault="00DC5134"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 xml:space="preserve">The analysis will consist of two different </w:t>
      </w:r>
      <w:r w:rsidR="000C5574" w:rsidRPr="00D85136">
        <w:rPr>
          <w:rStyle w:val="eop"/>
          <w:rFonts w:eastAsiaTheme="majorEastAsia"/>
        </w:rPr>
        <w:t>approaches</w:t>
      </w:r>
      <w:r w:rsidRPr="00D85136">
        <w:rPr>
          <w:rStyle w:val="eop"/>
          <w:rFonts w:eastAsiaTheme="majorEastAsia"/>
        </w:rPr>
        <w:t xml:space="preserve"> of using a GEV distribution. </w:t>
      </w:r>
      <w:r w:rsidR="000C5574" w:rsidRPr="00D85136">
        <w:rPr>
          <w:rStyle w:val="eop"/>
          <w:rFonts w:eastAsiaTheme="majorEastAsia"/>
        </w:rPr>
        <w:t xml:space="preserve">Firstly, a block maxima approach </w:t>
      </w:r>
      <w:r w:rsidR="00035106" w:rsidRPr="00D85136">
        <w:rPr>
          <w:rStyle w:val="eop"/>
          <w:rFonts w:eastAsiaTheme="majorEastAsia"/>
        </w:rPr>
        <w:t xml:space="preserve">considers the maximum value for </w:t>
      </w:r>
      <w:r w:rsidR="00A42E9B" w:rsidRPr="00D85136">
        <w:rPr>
          <w:rStyle w:val="eop"/>
          <w:rFonts w:eastAsiaTheme="majorEastAsia"/>
        </w:rPr>
        <w:t>given</w:t>
      </w:r>
      <w:r w:rsidR="00035106" w:rsidRPr="00D85136">
        <w:rPr>
          <w:rStyle w:val="eop"/>
          <w:rFonts w:eastAsiaTheme="majorEastAsia"/>
        </w:rPr>
        <w:t xml:space="preserve"> station </w:t>
      </w:r>
      <w:r w:rsidR="006365AC" w:rsidRPr="00D85136">
        <w:rPr>
          <w:rStyle w:val="eop"/>
          <w:rFonts w:eastAsiaTheme="majorEastAsia"/>
        </w:rPr>
        <w:t>each year</w:t>
      </w:r>
      <w:r w:rsidR="00035106" w:rsidRPr="00D85136">
        <w:rPr>
          <w:rStyle w:val="eop"/>
          <w:rFonts w:eastAsiaTheme="majorEastAsia"/>
        </w:rPr>
        <w:t xml:space="preserve"> as </w:t>
      </w:r>
      <w:r w:rsidR="00A42E9B" w:rsidRPr="00D85136">
        <w:rPr>
          <w:rStyle w:val="eop"/>
          <w:rFonts w:eastAsiaTheme="majorEastAsia"/>
        </w:rPr>
        <w:t>the extreme value</w:t>
      </w:r>
      <w:r w:rsidR="00C95FDD" w:rsidRPr="00D85136">
        <w:rPr>
          <w:rStyle w:val="eop"/>
          <w:rFonts w:eastAsiaTheme="majorEastAsia"/>
        </w:rPr>
        <w:t xml:space="preserve"> (as shown in </w:t>
      </w:r>
      <w:r w:rsidR="00C95FDD" w:rsidRPr="00D85136">
        <w:rPr>
          <w:rStyle w:val="eop"/>
          <w:rFonts w:eastAsiaTheme="majorEastAsia"/>
          <w:i/>
          <w:iCs/>
        </w:rPr>
        <w:t xml:space="preserve">Figure </w:t>
      </w:r>
      <w:r w:rsidR="009124EB" w:rsidRPr="00D85136">
        <w:rPr>
          <w:rStyle w:val="eop"/>
          <w:rFonts w:eastAsiaTheme="majorEastAsia"/>
          <w:i/>
          <w:iCs/>
        </w:rPr>
        <w:t>5</w:t>
      </w:r>
      <w:r w:rsidR="00C95FDD" w:rsidRPr="00D85136">
        <w:rPr>
          <w:rStyle w:val="eop"/>
          <w:rFonts w:eastAsiaTheme="majorEastAsia"/>
        </w:rPr>
        <w:t>)</w:t>
      </w:r>
      <w:r w:rsidR="00A42E9B" w:rsidRPr="00D85136">
        <w:rPr>
          <w:rStyle w:val="eop"/>
          <w:rFonts w:eastAsiaTheme="majorEastAsia"/>
        </w:rPr>
        <w:t xml:space="preserve">. </w:t>
      </w:r>
      <w:r w:rsidR="006365AC" w:rsidRPr="00D85136">
        <w:rPr>
          <w:rStyle w:val="eop"/>
          <w:rFonts w:eastAsiaTheme="majorEastAsia"/>
        </w:rPr>
        <w:t>Each maximum point</w:t>
      </w:r>
      <w:r w:rsidR="00B74E1E" w:rsidRPr="00D85136">
        <w:rPr>
          <w:rStyle w:val="eop"/>
          <w:rFonts w:eastAsiaTheme="majorEastAsia"/>
        </w:rPr>
        <w:t xml:space="preserve"> is</w:t>
      </w:r>
      <w:r w:rsidR="006365AC" w:rsidRPr="00D85136">
        <w:rPr>
          <w:rStyle w:val="eop"/>
          <w:rFonts w:eastAsiaTheme="majorEastAsia"/>
        </w:rPr>
        <w:t xml:space="preserve"> </w:t>
      </w:r>
      <w:r w:rsidR="002017DF" w:rsidRPr="00D85136">
        <w:rPr>
          <w:rStyle w:val="eop"/>
          <w:rFonts w:eastAsiaTheme="majorEastAsia"/>
        </w:rPr>
        <w:t xml:space="preserve">used </w:t>
      </w:r>
      <w:r w:rsidR="00973410" w:rsidRPr="00D85136">
        <w:rPr>
          <w:rStyle w:val="eop"/>
          <w:rFonts w:eastAsiaTheme="majorEastAsia"/>
        </w:rPr>
        <w:t>to populate the “extreme” value subset from which we fit the GEV distribution</w:t>
      </w:r>
      <w:r w:rsidR="00B74E1E" w:rsidRPr="00D85136">
        <w:rPr>
          <w:rStyle w:val="eop"/>
          <w:rFonts w:eastAsiaTheme="majorEastAsia"/>
        </w:rPr>
        <w:t xml:space="preserve">. </w:t>
      </w:r>
      <w:r w:rsidR="00265218" w:rsidRPr="00D85136">
        <w:rPr>
          <w:rStyle w:val="eop"/>
          <w:rFonts w:eastAsiaTheme="majorEastAsia"/>
        </w:rPr>
        <w:t xml:space="preserve">The visualisation of </w:t>
      </w:r>
      <w:r w:rsidR="00977697" w:rsidRPr="00D85136">
        <w:rPr>
          <w:rStyle w:val="eop"/>
          <w:rFonts w:eastAsiaTheme="majorEastAsia"/>
        </w:rPr>
        <w:t>the</w:t>
      </w:r>
      <w:r w:rsidR="00265218" w:rsidRPr="00D85136">
        <w:rPr>
          <w:rStyle w:val="eop"/>
          <w:rFonts w:eastAsiaTheme="majorEastAsia"/>
        </w:rPr>
        <w:t xml:space="preserve"> block maxima is as shown above.</w:t>
      </w:r>
    </w:p>
    <w:p w14:paraId="3C3F5F5E" w14:textId="77777777" w:rsidR="008A5027" w:rsidRPr="00D85136" w:rsidRDefault="008A5027" w:rsidP="00CB64D2">
      <w:pPr>
        <w:pStyle w:val="paragraph"/>
        <w:spacing w:before="0" w:beforeAutospacing="0" w:after="0" w:afterAutospacing="0"/>
        <w:textAlignment w:val="baseline"/>
        <w:rPr>
          <w:rStyle w:val="eop"/>
          <w:rFonts w:eastAsiaTheme="majorEastAsia"/>
        </w:rPr>
      </w:pPr>
    </w:p>
    <w:p w14:paraId="4E1364F4" w14:textId="77777777" w:rsidR="00D85136" w:rsidRPr="00D85136" w:rsidRDefault="00D85136" w:rsidP="00CB64D2">
      <w:pPr>
        <w:pStyle w:val="paragraph"/>
        <w:spacing w:before="0" w:beforeAutospacing="0" w:after="0" w:afterAutospacing="0"/>
        <w:textAlignment w:val="baseline"/>
        <w:rPr>
          <w:rStyle w:val="eop"/>
          <w:rFonts w:eastAsiaTheme="majorEastAsia"/>
        </w:rPr>
      </w:pPr>
    </w:p>
    <w:p w14:paraId="69603C57" w14:textId="146DA879" w:rsidR="008A5027" w:rsidRPr="00D85136" w:rsidRDefault="00E5516E" w:rsidP="00A32712">
      <w:pPr>
        <w:pStyle w:val="paragraph"/>
        <w:spacing w:before="0" w:beforeAutospacing="0" w:after="0" w:afterAutospacing="0"/>
        <w:jc w:val="center"/>
        <w:textAlignment w:val="baseline"/>
        <w:rPr>
          <w:sz w:val="18"/>
          <w:szCs w:val="18"/>
        </w:rPr>
      </w:pPr>
      <w:r w:rsidRPr="00D85136">
        <w:rPr>
          <w:noProof/>
          <w:sz w:val="18"/>
          <w:szCs w:val="18"/>
        </w:rPr>
        <w:drawing>
          <wp:inline distT="0" distB="0" distL="0" distR="0" wp14:anchorId="047EF0BB" wp14:editId="73D4F095">
            <wp:extent cx="5783580" cy="3569292"/>
            <wp:effectExtent l="0" t="0" r="7620" b="0"/>
            <wp:docPr id="10465138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5054" cy="3588716"/>
                    </a:xfrm>
                    <a:prstGeom prst="rect">
                      <a:avLst/>
                    </a:prstGeom>
                    <a:noFill/>
                  </pic:spPr>
                </pic:pic>
              </a:graphicData>
            </a:graphic>
          </wp:inline>
        </w:drawing>
      </w:r>
    </w:p>
    <w:p w14:paraId="58C8452B" w14:textId="00C63B9A" w:rsidR="00CB64D2" w:rsidRPr="00D85136" w:rsidRDefault="00CB64D2" w:rsidP="00D14B22">
      <w:pPr>
        <w:pStyle w:val="paragraph"/>
        <w:spacing w:before="0" w:beforeAutospacing="0" w:after="0" w:afterAutospacing="0"/>
        <w:jc w:val="center"/>
        <w:textAlignment w:val="baseline"/>
        <w:rPr>
          <w:sz w:val="18"/>
          <w:szCs w:val="18"/>
        </w:rPr>
      </w:pPr>
    </w:p>
    <w:p w14:paraId="26BF82F6" w14:textId="532F3297" w:rsidR="00C95FDD" w:rsidRPr="00D85136" w:rsidRDefault="00C95FDD" w:rsidP="00D14B22">
      <w:pPr>
        <w:pStyle w:val="paragraph"/>
        <w:spacing w:before="0" w:beforeAutospacing="0" w:after="0" w:afterAutospacing="0"/>
        <w:jc w:val="center"/>
        <w:textAlignment w:val="baseline"/>
        <w:rPr>
          <w:color w:val="0D0D0D"/>
        </w:rPr>
      </w:pPr>
      <w:r w:rsidRPr="00D85136">
        <w:rPr>
          <w:i/>
          <w:iCs/>
          <w:color w:val="0D0D0D"/>
          <w:sz w:val="20"/>
          <w:szCs w:val="20"/>
        </w:rPr>
        <w:t xml:space="preserve">Figure </w:t>
      </w:r>
      <w:r w:rsidR="009124EB" w:rsidRPr="00D85136">
        <w:rPr>
          <w:i/>
          <w:iCs/>
          <w:color w:val="0D0D0D"/>
          <w:sz w:val="20"/>
          <w:szCs w:val="20"/>
        </w:rPr>
        <w:t>6</w:t>
      </w:r>
      <w:r w:rsidRPr="00D85136">
        <w:rPr>
          <w:i/>
          <w:iCs/>
          <w:color w:val="0D0D0D"/>
          <w:sz w:val="20"/>
          <w:szCs w:val="20"/>
        </w:rPr>
        <w:t>:</w:t>
      </w:r>
      <w:r w:rsidRPr="00D85136">
        <w:rPr>
          <w:color w:val="0D0D0D"/>
        </w:rPr>
        <w:t xml:space="preserve"> </w:t>
      </w:r>
      <w:r w:rsidR="00D14B22" w:rsidRPr="00D85136">
        <w:rPr>
          <w:rStyle w:val="eop"/>
          <w:rFonts w:eastAsiaTheme="majorEastAsia"/>
          <w:i/>
          <w:iCs/>
          <w:sz w:val="20"/>
          <w:szCs w:val="20"/>
        </w:rPr>
        <w:t>Overview of the sea level surge daily maxima for Dun Laoghaire station from 2010-2014, a subset for clarity purposes. Values above the dashed line are the chosen threshold results.</w:t>
      </w:r>
    </w:p>
    <w:p w14:paraId="34F58A2A" w14:textId="77777777" w:rsidR="00C95FDD" w:rsidRPr="00D85136" w:rsidRDefault="00C95FDD" w:rsidP="00CB64D2">
      <w:pPr>
        <w:pStyle w:val="paragraph"/>
        <w:spacing w:before="0" w:beforeAutospacing="0" w:after="0" w:afterAutospacing="0"/>
        <w:textAlignment w:val="baseline"/>
        <w:rPr>
          <w:color w:val="0D0D0D"/>
        </w:rPr>
      </w:pPr>
    </w:p>
    <w:p w14:paraId="4E74F03C" w14:textId="30391CAF" w:rsidR="00DF6E6D" w:rsidRPr="00D85136" w:rsidRDefault="008A5027" w:rsidP="00CB64D2">
      <w:pPr>
        <w:pStyle w:val="paragraph"/>
        <w:spacing w:before="0" w:beforeAutospacing="0" w:after="0" w:afterAutospacing="0"/>
        <w:textAlignment w:val="baseline"/>
        <w:rPr>
          <w:color w:val="0D0D0D"/>
        </w:rPr>
      </w:pPr>
      <w:r w:rsidRPr="00D85136">
        <w:rPr>
          <w:color w:val="0D0D0D"/>
        </w:rPr>
        <w:t>By comparison, a threshold analysis</w:t>
      </w:r>
      <w:r w:rsidR="006440B6" w:rsidRPr="00D85136">
        <w:rPr>
          <w:color w:val="0D0D0D"/>
        </w:rPr>
        <w:t>, or Peaks Over Threshold (POT) method,</w:t>
      </w:r>
      <w:r w:rsidR="00C03D5D" w:rsidRPr="00D85136">
        <w:rPr>
          <w:color w:val="0D0D0D"/>
        </w:rPr>
        <w:t xml:space="preserve"> </w:t>
      </w:r>
      <w:r w:rsidR="00F43400" w:rsidRPr="00D85136">
        <w:rPr>
          <w:color w:val="0D0D0D"/>
        </w:rPr>
        <w:t>takes a given quantile of the data to use as the extreme subset. For this analysis</w:t>
      </w:r>
      <w:r w:rsidR="007B6A8C" w:rsidRPr="00D85136">
        <w:rPr>
          <w:color w:val="0D0D0D"/>
        </w:rPr>
        <w:t>, the 95</w:t>
      </w:r>
      <w:r w:rsidR="007B6A8C" w:rsidRPr="00D85136">
        <w:rPr>
          <w:color w:val="0D0D0D"/>
          <w:vertAlign w:val="superscript"/>
        </w:rPr>
        <w:t>th</w:t>
      </w:r>
      <w:r w:rsidR="007B6A8C" w:rsidRPr="00D85136">
        <w:rPr>
          <w:color w:val="0D0D0D"/>
        </w:rPr>
        <w:t xml:space="preserve"> </w:t>
      </w:r>
      <w:r w:rsidR="00977697" w:rsidRPr="00D85136">
        <w:rPr>
          <w:color w:val="0D0D0D"/>
        </w:rPr>
        <w:t xml:space="preserve">percentile </w:t>
      </w:r>
      <w:r w:rsidR="007B6A8C" w:rsidRPr="00D85136">
        <w:rPr>
          <w:color w:val="0D0D0D"/>
        </w:rPr>
        <w:t xml:space="preserve">is used </w:t>
      </w:r>
      <w:r w:rsidR="00AE7AE7" w:rsidRPr="00D85136">
        <w:rPr>
          <w:color w:val="0D0D0D"/>
        </w:rPr>
        <w:t xml:space="preserve">as a threshold. </w:t>
      </w:r>
      <w:r w:rsidR="00512A28" w:rsidRPr="00D85136">
        <w:rPr>
          <w:color w:val="0D0D0D"/>
        </w:rPr>
        <w:t xml:space="preserve">Any points in the top 5% of values </w:t>
      </w:r>
      <w:r w:rsidR="00DA5596" w:rsidRPr="00D85136">
        <w:rPr>
          <w:color w:val="0D0D0D"/>
        </w:rPr>
        <w:t>in</w:t>
      </w:r>
      <w:r w:rsidR="00512A28" w:rsidRPr="00D85136">
        <w:rPr>
          <w:color w:val="0D0D0D"/>
        </w:rPr>
        <w:t xml:space="preserve"> each </w:t>
      </w:r>
      <w:r w:rsidR="00DA5596" w:rsidRPr="00D85136">
        <w:rPr>
          <w:color w:val="0D0D0D"/>
        </w:rPr>
        <w:t xml:space="preserve">year </w:t>
      </w:r>
      <w:r w:rsidR="00512A28" w:rsidRPr="00D85136">
        <w:rPr>
          <w:color w:val="0D0D0D"/>
        </w:rPr>
        <w:t xml:space="preserve">will be considered to calculate the return levels for a given station. </w:t>
      </w:r>
      <w:r w:rsidR="00DA5596" w:rsidRPr="00D85136">
        <w:rPr>
          <w:color w:val="0D0D0D"/>
        </w:rPr>
        <w:t xml:space="preserve">This method is highlighted above in </w:t>
      </w:r>
      <w:r w:rsidR="00977697" w:rsidRPr="00D85136">
        <w:rPr>
          <w:i/>
          <w:iCs/>
          <w:color w:val="0D0D0D"/>
        </w:rPr>
        <w:t>F</w:t>
      </w:r>
      <w:r w:rsidR="00DA5596" w:rsidRPr="00D85136">
        <w:rPr>
          <w:i/>
          <w:iCs/>
          <w:color w:val="0D0D0D"/>
        </w:rPr>
        <w:t xml:space="preserve">igure </w:t>
      </w:r>
      <w:r w:rsidR="009124EB" w:rsidRPr="00D85136">
        <w:rPr>
          <w:i/>
          <w:iCs/>
          <w:color w:val="0D0D0D"/>
        </w:rPr>
        <w:t>6</w:t>
      </w:r>
      <w:r w:rsidR="00DA5596" w:rsidRPr="00D85136">
        <w:rPr>
          <w:color w:val="0D0D0D"/>
        </w:rPr>
        <w:t>.</w:t>
      </w:r>
      <w:r w:rsidR="00265218" w:rsidRPr="00D85136">
        <w:rPr>
          <w:color w:val="0D0D0D"/>
        </w:rPr>
        <w:t xml:space="preserve"> </w:t>
      </w:r>
      <w:r w:rsidR="00F26980" w:rsidRPr="00D85136">
        <w:t>According to the Fisher-Tippett-Gnedenko theorem, the block maxima converge to one of the Generalized Extreme Value (GEV) distributions: Gumbel, Fréchet, or Weibull.</w:t>
      </w:r>
      <w:r w:rsidR="002A5E8F" w:rsidRPr="00D85136">
        <w:t xml:space="preserve"> </w:t>
      </w:r>
      <w:r w:rsidR="009311E0" w:rsidRPr="00D85136">
        <w:t>However,</w:t>
      </w:r>
      <w:r w:rsidR="002A5E8F" w:rsidRPr="00D85136">
        <w:t xml:space="preserve"> for a </w:t>
      </w:r>
      <w:r w:rsidR="00B41230" w:rsidRPr="00D85136">
        <w:t>POT method, the Generalised Pareto Distribution, and specifically the Pareto distribution, are more adept at capturing the tail behaviour of the distribution.</w:t>
      </w:r>
      <w:r w:rsidR="00171DDA" w:rsidRPr="00D85136">
        <w:rPr>
          <w:color w:val="0D0D0D"/>
        </w:rPr>
        <w:t xml:space="preserve"> </w:t>
      </w:r>
      <w:r w:rsidR="00171DDA" w:rsidRPr="00D85136">
        <w:t>The convergence to the GPD, and thereby the Pareto distribution, when modelling exceedances over a high threshold is mathematically justified by the Pickands-Balkema-de Haan theorem</w:t>
      </w:r>
      <w:r w:rsidR="009311E0" w:rsidRPr="00D85136">
        <w:t xml:space="preserve"> (Pickands, 1975).</w:t>
      </w:r>
    </w:p>
    <w:p w14:paraId="77E8F442" w14:textId="77777777" w:rsidR="00C86E1A" w:rsidRPr="00D85136" w:rsidRDefault="00C86E1A" w:rsidP="00CB64D2">
      <w:pPr>
        <w:pStyle w:val="paragraph"/>
        <w:spacing w:before="0" w:beforeAutospacing="0" w:after="0" w:afterAutospacing="0"/>
        <w:textAlignment w:val="baseline"/>
        <w:rPr>
          <w:color w:val="0D0D0D"/>
        </w:rPr>
      </w:pPr>
    </w:p>
    <w:p w14:paraId="78E05280" w14:textId="600A304B" w:rsidR="00DE009A" w:rsidRPr="00D85136" w:rsidRDefault="001436FD" w:rsidP="00CB64D2">
      <w:pPr>
        <w:pStyle w:val="paragraph"/>
        <w:spacing w:before="0" w:beforeAutospacing="0" w:after="0" w:afterAutospacing="0"/>
        <w:textAlignment w:val="baseline"/>
        <w:rPr>
          <w:color w:val="0D0D0D"/>
        </w:rPr>
      </w:pPr>
      <w:r w:rsidRPr="00D85136">
        <w:rPr>
          <w:color w:val="0D0D0D"/>
        </w:rPr>
        <w:t xml:space="preserve">Both the block maxima and threshold approaches </w:t>
      </w:r>
      <w:r w:rsidR="002746E6" w:rsidRPr="00D85136">
        <w:rPr>
          <w:color w:val="0D0D0D"/>
        </w:rPr>
        <w:t>are</w:t>
      </w:r>
      <w:r w:rsidRPr="00D85136">
        <w:rPr>
          <w:color w:val="0D0D0D"/>
        </w:rPr>
        <w:t xml:space="preserve"> </w:t>
      </w:r>
      <w:r w:rsidR="002746E6" w:rsidRPr="00D85136">
        <w:rPr>
          <w:color w:val="0D0D0D"/>
        </w:rPr>
        <w:t>t</w:t>
      </w:r>
      <w:r w:rsidR="00657071" w:rsidRPr="00D85136">
        <w:rPr>
          <w:color w:val="0D0D0D"/>
        </w:rPr>
        <w:t>o be tested</w:t>
      </w:r>
      <w:r w:rsidR="002746E6" w:rsidRPr="00D85136">
        <w:rPr>
          <w:color w:val="0D0D0D"/>
        </w:rPr>
        <w:t>, and th</w:t>
      </w:r>
      <w:r w:rsidR="00C565D5" w:rsidRPr="00D85136">
        <w:rPr>
          <w:color w:val="0D0D0D"/>
        </w:rPr>
        <w:t xml:space="preserve">eir resulting return levels will be </w:t>
      </w:r>
      <w:r w:rsidR="00657071" w:rsidRPr="00D85136">
        <w:rPr>
          <w:color w:val="0D0D0D"/>
        </w:rPr>
        <w:t>compared.</w:t>
      </w:r>
    </w:p>
    <w:p w14:paraId="1EA69FCA" w14:textId="15274E15" w:rsidR="00331143" w:rsidRPr="00D85136" w:rsidRDefault="00331143" w:rsidP="00A32712">
      <w:pPr>
        <w:pStyle w:val="paragraph"/>
        <w:spacing w:before="0" w:beforeAutospacing="0" w:after="0" w:afterAutospacing="0"/>
        <w:jc w:val="center"/>
        <w:textAlignment w:val="baseline"/>
        <w:rPr>
          <w:rStyle w:val="eop"/>
          <w:rFonts w:eastAsiaTheme="majorEastAsia"/>
        </w:rPr>
      </w:pPr>
    </w:p>
    <w:p w14:paraId="0D032949" w14:textId="77777777" w:rsidR="00362191" w:rsidRPr="00D85136" w:rsidRDefault="00362191" w:rsidP="00D85136">
      <w:pPr>
        <w:pStyle w:val="Heading3"/>
        <w:rPr>
          <w:rStyle w:val="eop"/>
          <w:rFonts w:ascii="Times New Roman" w:hAnsi="Times New Roman" w:cs="Times New Roman"/>
          <w:b/>
          <w:bCs/>
          <w:color w:val="auto"/>
          <w:sz w:val="24"/>
          <w:szCs w:val="24"/>
        </w:rPr>
      </w:pPr>
      <w:bookmarkStart w:id="9" w:name="_Toc173901465"/>
      <w:r w:rsidRPr="00D85136">
        <w:rPr>
          <w:rStyle w:val="eop"/>
          <w:rFonts w:ascii="Times New Roman" w:hAnsi="Times New Roman" w:cs="Times New Roman"/>
          <w:b/>
          <w:bCs/>
          <w:color w:val="auto"/>
          <w:sz w:val="24"/>
          <w:szCs w:val="24"/>
        </w:rPr>
        <w:lastRenderedPageBreak/>
        <w:t>Model Implementation</w:t>
      </w:r>
      <w:bookmarkEnd w:id="9"/>
    </w:p>
    <w:p w14:paraId="4D538EB0" w14:textId="4F03D44A" w:rsidR="00362191" w:rsidRPr="00D85136" w:rsidRDefault="00362191" w:rsidP="00362191">
      <w:pPr>
        <w:pStyle w:val="paragraph"/>
        <w:spacing w:after="0"/>
        <w:textAlignment w:val="baseline"/>
        <w:rPr>
          <w:rStyle w:val="eop"/>
          <w:rFonts w:eastAsiaTheme="majorEastAsia"/>
          <w:i/>
          <w:iCs/>
        </w:rPr>
      </w:pPr>
      <w:r w:rsidRPr="00D85136">
        <w:rPr>
          <w:rStyle w:val="eop"/>
          <w:rFonts w:eastAsiaTheme="majorEastAsia"/>
          <w:i/>
          <w:iCs/>
        </w:rPr>
        <w:t>Data Preparation</w:t>
      </w:r>
      <w:r w:rsidR="00666FBE" w:rsidRPr="00D85136">
        <w:rPr>
          <w:rStyle w:val="eop"/>
          <w:rFonts w:eastAsiaTheme="majorEastAsia"/>
          <w:i/>
          <w:iCs/>
        </w:rPr>
        <w:t>:</w:t>
      </w:r>
    </w:p>
    <w:p w14:paraId="26B7CFC8" w14:textId="4FAF9482" w:rsidR="00362191" w:rsidRPr="00D85136" w:rsidRDefault="00362191" w:rsidP="00362191">
      <w:pPr>
        <w:pStyle w:val="paragraph"/>
        <w:spacing w:after="0"/>
        <w:textAlignment w:val="baseline"/>
        <w:rPr>
          <w:rStyle w:val="eop"/>
          <w:rFonts w:eastAsiaTheme="majorEastAsia"/>
        </w:rPr>
      </w:pPr>
      <w:r w:rsidRPr="00D85136">
        <w:rPr>
          <w:rStyle w:val="eop"/>
          <w:rFonts w:eastAsiaTheme="majorEastAsia"/>
        </w:rPr>
        <w:t>The analysis utili</w:t>
      </w:r>
      <w:r w:rsidRPr="00D85136">
        <w:rPr>
          <w:rStyle w:val="eop"/>
          <w:rFonts w:eastAsiaTheme="majorEastAsia"/>
        </w:rPr>
        <w:t>s</w:t>
      </w:r>
      <w:r w:rsidRPr="00D85136">
        <w:rPr>
          <w:rStyle w:val="eop"/>
          <w:rFonts w:eastAsiaTheme="majorEastAsia"/>
        </w:rPr>
        <w:t xml:space="preserve">es data on storm surge return levels from various stations across Ireland. </w:t>
      </w:r>
      <w:r w:rsidR="00AA4EC7" w:rsidRPr="00D85136">
        <w:rPr>
          <w:rStyle w:val="eop"/>
          <w:rFonts w:eastAsiaTheme="majorEastAsia"/>
        </w:rPr>
        <w:t xml:space="preserve">The specific variable used to quantify </w:t>
      </w:r>
      <w:r w:rsidR="00EF1E39" w:rsidRPr="00D85136">
        <w:rPr>
          <w:rStyle w:val="eop"/>
          <w:rFonts w:eastAsiaTheme="majorEastAsia"/>
        </w:rPr>
        <w:t xml:space="preserve">surges is </w:t>
      </w:r>
      <w:r w:rsidR="00EF1E39" w:rsidRPr="00D85136">
        <w:rPr>
          <w:rStyle w:val="eop"/>
          <w:rFonts w:eastAsiaTheme="majorEastAsia"/>
          <w:i/>
          <w:iCs/>
        </w:rPr>
        <w:t>surge_daily_max</w:t>
      </w:r>
      <w:r w:rsidR="00511CEC" w:rsidRPr="00D85136">
        <w:rPr>
          <w:rStyle w:val="eop"/>
          <w:rFonts w:eastAsiaTheme="majorEastAsia"/>
        </w:rPr>
        <w:t xml:space="preserve"> and it is varied by time </w:t>
      </w:r>
      <w:r w:rsidR="00624099" w:rsidRPr="00D85136">
        <w:rPr>
          <w:rStyle w:val="eop"/>
          <w:rFonts w:eastAsiaTheme="majorEastAsia"/>
        </w:rPr>
        <w:t>(</w:t>
      </w:r>
      <w:r w:rsidR="00624099" w:rsidRPr="00D85136">
        <w:rPr>
          <w:rStyle w:val="eop"/>
          <w:rFonts w:eastAsiaTheme="majorEastAsia"/>
          <w:i/>
          <w:iCs/>
        </w:rPr>
        <w:t>date_time</w:t>
      </w:r>
      <w:r w:rsidR="00624099" w:rsidRPr="00D85136">
        <w:rPr>
          <w:rStyle w:val="eop"/>
          <w:rFonts w:eastAsiaTheme="majorEastAsia"/>
        </w:rPr>
        <w:t xml:space="preserve">) and by location through the variables </w:t>
      </w:r>
      <w:r w:rsidR="00624099" w:rsidRPr="00D85136">
        <w:rPr>
          <w:rStyle w:val="eop"/>
          <w:rFonts w:eastAsiaTheme="majorEastAsia"/>
          <w:i/>
          <w:iCs/>
        </w:rPr>
        <w:t xml:space="preserve">lon </w:t>
      </w:r>
      <w:r w:rsidR="00624099" w:rsidRPr="00D85136">
        <w:rPr>
          <w:rStyle w:val="eop"/>
          <w:rFonts w:eastAsiaTheme="majorEastAsia"/>
        </w:rPr>
        <w:t xml:space="preserve">and </w:t>
      </w:r>
      <w:r w:rsidR="00624099" w:rsidRPr="00D85136">
        <w:rPr>
          <w:rStyle w:val="eop"/>
          <w:rFonts w:eastAsiaTheme="majorEastAsia"/>
          <w:i/>
          <w:iCs/>
        </w:rPr>
        <w:t>lat</w:t>
      </w:r>
      <w:r w:rsidR="00624099" w:rsidRPr="00D85136">
        <w:rPr>
          <w:rStyle w:val="eop"/>
          <w:rFonts w:eastAsiaTheme="majorEastAsia"/>
        </w:rPr>
        <w:t xml:space="preserve">. </w:t>
      </w:r>
      <w:r w:rsidRPr="00D85136">
        <w:rPr>
          <w:rStyle w:val="eop"/>
          <w:rFonts w:eastAsiaTheme="majorEastAsia"/>
        </w:rPr>
        <w:t xml:space="preserve">Two methods for estimating return levels </w:t>
      </w:r>
      <w:r w:rsidR="006D6DD7" w:rsidRPr="00D85136">
        <w:rPr>
          <w:rStyle w:val="eop"/>
          <w:rFonts w:eastAsiaTheme="majorEastAsia"/>
        </w:rPr>
        <w:t>are</w:t>
      </w:r>
      <w:r w:rsidRPr="00D85136">
        <w:rPr>
          <w:rStyle w:val="eop"/>
          <w:rFonts w:eastAsiaTheme="majorEastAsia"/>
        </w:rPr>
        <w:t xml:space="preserve"> employed: the Block Maxima (BM) method and the Peak Over Threshold (POT) method. The data for both methods </w:t>
      </w:r>
      <w:r w:rsidR="006D6DD7" w:rsidRPr="00D85136">
        <w:rPr>
          <w:rStyle w:val="eop"/>
          <w:rFonts w:eastAsiaTheme="majorEastAsia"/>
        </w:rPr>
        <w:t>are</w:t>
      </w:r>
      <w:r w:rsidRPr="00D85136">
        <w:rPr>
          <w:rStyle w:val="eop"/>
          <w:rFonts w:eastAsiaTheme="majorEastAsia"/>
        </w:rPr>
        <w:t xml:space="preserve"> processed to include return levels for different periods (2-year, 5-year, 20-year, and 100-year) along with spatial coordinates of the stations.</w:t>
      </w:r>
    </w:p>
    <w:p w14:paraId="26FAEA0C" w14:textId="77777777" w:rsidR="00362191" w:rsidRPr="00D85136" w:rsidRDefault="00362191" w:rsidP="00362191">
      <w:pPr>
        <w:pStyle w:val="paragraph"/>
        <w:spacing w:after="0"/>
        <w:textAlignment w:val="baseline"/>
        <w:rPr>
          <w:rStyle w:val="eop"/>
          <w:rFonts w:eastAsiaTheme="majorEastAsia"/>
          <w:i/>
          <w:iCs/>
        </w:rPr>
      </w:pPr>
      <w:r w:rsidRPr="00D85136">
        <w:rPr>
          <w:rStyle w:val="eop"/>
          <w:rFonts w:eastAsiaTheme="majorEastAsia"/>
          <w:i/>
          <w:iCs/>
        </w:rPr>
        <w:t>Load Libraries and Data:</w:t>
      </w:r>
    </w:p>
    <w:p w14:paraId="1F1E34EA" w14:textId="73E0D6E8" w:rsidR="00676528" w:rsidRPr="00D85136" w:rsidRDefault="00A3235E" w:rsidP="00362191">
      <w:pPr>
        <w:pStyle w:val="paragraph"/>
        <w:spacing w:after="0"/>
        <w:textAlignment w:val="baseline"/>
        <w:rPr>
          <w:rStyle w:val="eop"/>
          <w:rFonts w:eastAsiaTheme="majorEastAsia"/>
        </w:rPr>
      </w:pPr>
      <w:r w:rsidRPr="00D85136">
        <w:rPr>
          <w:rStyle w:val="eop"/>
          <w:rFonts w:eastAsiaTheme="majorEastAsia"/>
        </w:rPr>
        <w:t>Various l</w:t>
      </w:r>
      <w:r w:rsidR="00362191" w:rsidRPr="00D85136">
        <w:rPr>
          <w:rStyle w:val="eop"/>
          <w:rFonts w:eastAsiaTheme="majorEastAsia"/>
        </w:rPr>
        <w:t xml:space="preserve">ibraries </w:t>
      </w:r>
      <w:r w:rsidR="00EB69B1" w:rsidRPr="00D85136">
        <w:rPr>
          <w:rStyle w:val="eop"/>
          <w:rFonts w:eastAsiaTheme="majorEastAsia"/>
        </w:rPr>
        <w:t>are used throughout the project. Packages</w:t>
      </w:r>
      <w:r w:rsidR="00362191" w:rsidRPr="00D85136">
        <w:rPr>
          <w:rStyle w:val="eop"/>
          <w:rFonts w:eastAsiaTheme="majorEastAsia"/>
        </w:rPr>
        <w:t xml:space="preserve"> </w:t>
      </w:r>
      <w:r w:rsidR="00362191" w:rsidRPr="00D85136">
        <w:rPr>
          <w:rStyle w:val="eop"/>
          <w:rFonts w:eastAsiaTheme="majorEastAsia"/>
          <w:i/>
          <w:iCs/>
        </w:rPr>
        <w:t>dplyr</w:t>
      </w:r>
      <w:r w:rsidR="0072384E" w:rsidRPr="00D85136">
        <w:rPr>
          <w:rStyle w:val="eop"/>
          <w:rFonts w:eastAsiaTheme="majorEastAsia"/>
        </w:rPr>
        <w:t xml:space="preserve"> and </w:t>
      </w:r>
      <w:r w:rsidR="00057571" w:rsidRPr="00D85136">
        <w:rPr>
          <w:rStyle w:val="eop"/>
          <w:rFonts w:eastAsiaTheme="majorEastAsia"/>
          <w:i/>
          <w:iCs/>
        </w:rPr>
        <w:t>tidyr</w:t>
      </w:r>
      <w:r w:rsidR="007B307A" w:rsidRPr="00D85136">
        <w:rPr>
          <w:rStyle w:val="eop"/>
          <w:rFonts w:eastAsiaTheme="majorEastAsia"/>
          <w:i/>
          <w:iCs/>
        </w:rPr>
        <w:t xml:space="preserve"> </w:t>
      </w:r>
      <w:r w:rsidR="0072384E" w:rsidRPr="00D85136">
        <w:rPr>
          <w:rStyle w:val="eop"/>
          <w:rFonts w:eastAsiaTheme="majorEastAsia"/>
        </w:rPr>
        <w:t>are used for data manipulation</w:t>
      </w:r>
      <w:r w:rsidR="00614EE6" w:rsidRPr="00D85136">
        <w:rPr>
          <w:rStyle w:val="eop"/>
          <w:rFonts w:eastAsiaTheme="majorEastAsia"/>
        </w:rPr>
        <w:t xml:space="preserve">. The extreme value analysis is performed using the </w:t>
      </w:r>
      <w:r w:rsidR="00614EE6" w:rsidRPr="00D85136">
        <w:rPr>
          <w:rStyle w:val="eop"/>
          <w:rFonts w:eastAsiaTheme="majorEastAsia"/>
          <w:i/>
          <w:iCs/>
        </w:rPr>
        <w:t>extRemes 2.0</w:t>
      </w:r>
      <w:r w:rsidR="00614EE6" w:rsidRPr="00D85136">
        <w:rPr>
          <w:rStyle w:val="eop"/>
          <w:rFonts w:eastAsiaTheme="majorEastAsia"/>
        </w:rPr>
        <w:t xml:space="preserve"> package. Visualisations</w:t>
      </w:r>
      <w:r w:rsidR="002A0E8D" w:rsidRPr="00D85136">
        <w:rPr>
          <w:rStyle w:val="eop"/>
          <w:rFonts w:eastAsiaTheme="majorEastAsia"/>
        </w:rPr>
        <w:t xml:space="preserve"> are created through the packages </w:t>
      </w:r>
      <w:r w:rsidR="0072384E" w:rsidRPr="00D85136">
        <w:rPr>
          <w:rStyle w:val="eop"/>
          <w:rFonts w:eastAsiaTheme="majorEastAsia"/>
          <w:i/>
          <w:iCs/>
        </w:rPr>
        <w:t>c</w:t>
      </w:r>
      <w:r w:rsidR="007B307A" w:rsidRPr="00D85136">
        <w:rPr>
          <w:rStyle w:val="eop"/>
          <w:rFonts w:eastAsiaTheme="majorEastAsia"/>
          <w:i/>
          <w:iCs/>
        </w:rPr>
        <w:t>luster</w:t>
      </w:r>
      <w:r w:rsidR="007B307A" w:rsidRPr="00D85136">
        <w:rPr>
          <w:rStyle w:val="eop"/>
          <w:rFonts w:eastAsiaTheme="majorEastAsia"/>
        </w:rPr>
        <w:t xml:space="preserve">, </w:t>
      </w:r>
      <w:r w:rsidR="007B307A" w:rsidRPr="00D85136">
        <w:rPr>
          <w:rStyle w:val="eop"/>
          <w:rFonts w:eastAsiaTheme="majorEastAsia"/>
          <w:i/>
          <w:iCs/>
        </w:rPr>
        <w:t>sf</w:t>
      </w:r>
      <w:r w:rsidR="007B307A" w:rsidRPr="00D85136">
        <w:rPr>
          <w:rStyle w:val="eop"/>
          <w:rFonts w:eastAsiaTheme="majorEastAsia"/>
        </w:rPr>
        <w:t xml:space="preserve">, </w:t>
      </w:r>
      <w:r w:rsidR="007B307A" w:rsidRPr="00D85136">
        <w:rPr>
          <w:rStyle w:val="eop"/>
          <w:rFonts w:eastAsiaTheme="majorEastAsia"/>
          <w:i/>
          <w:iCs/>
        </w:rPr>
        <w:t>tmap</w:t>
      </w:r>
      <w:r w:rsidR="002A0E8D" w:rsidRPr="00D85136">
        <w:rPr>
          <w:rStyle w:val="eop"/>
          <w:rFonts w:eastAsiaTheme="majorEastAsia"/>
        </w:rPr>
        <w:t>,</w:t>
      </w:r>
      <w:r w:rsidR="00362191" w:rsidRPr="00D85136">
        <w:rPr>
          <w:rStyle w:val="eop"/>
          <w:rFonts w:eastAsiaTheme="majorEastAsia"/>
        </w:rPr>
        <w:t xml:space="preserve"> and </w:t>
      </w:r>
      <w:r w:rsidR="00362191" w:rsidRPr="00D85136">
        <w:rPr>
          <w:rStyle w:val="eop"/>
          <w:rFonts w:eastAsiaTheme="majorEastAsia"/>
          <w:i/>
          <w:iCs/>
        </w:rPr>
        <w:t>ggplot2</w:t>
      </w:r>
      <w:r w:rsidR="002A0E8D" w:rsidRPr="00D85136">
        <w:rPr>
          <w:rStyle w:val="eop"/>
          <w:rFonts w:eastAsiaTheme="majorEastAsia"/>
        </w:rPr>
        <w:t xml:space="preserve">. </w:t>
      </w:r>
      <w:r w:rsidR="00362191" w:rsidRPr="00D85136">
        <w:rPr>
          <w:rStyle w:val="eop"/>
          <w:rFonts w:eastAsiaTheme="majorEastAsia"/>
        </w:rPr>
        <w:t xml:space="preserve">The dataset </w:t>
      </w:r>
      <w:r w:rsidR="006D6DD7" w:rsidRPr="00D85136">
        <w:rPr>
          <w:rStyle w:val="eop"/>
          <w:rFonts w:eastAsiaTheme="majorEastAsia"/>
        </w:rPr>
        <w:t>is</w:t>
      </w:r>
      <w:r w:rsidR="00666FBE" w:rsidRPr="00D85136">
        <w:rPr>
          <w:rStyle w:val="eop"/>
          <w:rFonts w:eastAsiaTheme="majorEastAsia"/>
        </w:rPr>
        <w:t xml:space="preserve"> first</w:t>
      </w:r>
      <w:r w:rsidR="00362191" w:rsidRPr="00D85136">
        <w:rPr>
          <w:rStyle w:val="eop"/>
          <w:rFonts w:eastAsiaTheme="majorEastAsia"/>
        </w:rPr>
        <w:t xml:space="preserve"> filtered to focus on the Dun Laoghaire station </w:t>
      </w:r>
      <w:r w:rsidR="00676528" w:rsidRPr="00D85136">
        <w:rPr>
          <w:rStyle w:val="eop"/>
          <w:rFonts w:eastAsiaTheme="majorEastAsia"/>
        </w:rPr>
        <w:t xml:space="preserve">(795) </w:t>
      </w:r>
      <w:r w:rsidR="00362191" w:rsidRPr="00D85136">
        <w:rPr>
          <w:rStyle w:val="eop"/>
          <w:rFonts w:eastAsiaTheme="majorEastAsia"/>
        </w:rPr>
        <w:t>for illustration purposes.</w:t>
      </w:r>
    </w:p>
    <w:p w14:paraId="4BB29DA3" w14:textId="33226B88" w:rsidR="00362191" w:rsidRPr="00D85136" w:rsidRDefault="00362191" w:rsidP="00362191">
      <w:pPr>
        <w:pStyle w:val="paragraph"/>
        <w:spacing w:after="0"/>
        <w:textAlignment w:val="baseline"/>
        <w:rPr>
          <w:rStyle w:val="eop"/>
          <w:rFonts w:eastAsiaTheme="majorEastAsia"/>
          <w:i/>
          <w:iCs/>
        </w:rPr>
      </w:pPr>
      <w:r w:rsidRPr="00D85136">
        <w:rPr>
          <w:rStyle w:val="eop"/>
          <w:rFonts w:eastAsiaTheme="majorEastAsia"/>
          <w:i/>
          <w:iCs/>
        </w:rPr>
        <w:t xml:space="preserve">Calculate </w:t>
      </w:r>
      <w:r w:rsidR="004553A0" w:rsidRPr="00D85136">
        <w:rPr>
          <w:rStyle w:val="eop"/>
          <w:rFonts w:eastAsiaTheme="majorEastAsia"/>
          <w:i/>
          <w:iCs/>
        </w:rPr>
        <w:t>Extremes</w:t>
      </w:r>
      <w:r w:rsidRPr="00D85136">
        <w:rPr>
          <w:rStyle w:val="eop"/>
          <w:rFonts w:eastAsiaTheme="majorEastAsia"/>
          <w:i/>
          <w:iCs/>
        </w:rPr>
        <w:t xml:space="preserve"> and Fit Distribution</w:t>
      </w:r>
      <w:r w:rsidR="00454BC7" w:rsidRPr="00D85136">
        <w:rPr>
          <w:rStyle w:val="eop"/>
          <w:rFonts w:eastAsiaTheme="majorEastAsia"/>
          <w:i/>
          <w:iCs/>
        </w:rPr>
        <w:t>s</w:t>
      </w:r>
      <w:r w:rsidRPr="00D85136">
        <w:rPr>
          <w:rStyle w:val="eop"/>
          <w:rFonts w:eastAsiaTheme="majorEastAsia"/>
          <w:i/>
          <w:iCs/>
        </w:rPr>
        <w:t>:</w:t>
      </w:r>
    </w:p>
    <w:p w14:paraId="1E5643AF" w14:textId="29D05A41" w:rsidR="00362191" w:rsidRPr="00D85136" w:rsidRDefault="004553A0" w:rsidP="00362191">
      <w:pPr>
        <w:pStyle w:val="paragraph"/>
        <w:spacing w:after="0"/>
        <w:textAlignment w:val="baseline"/>
        <w:rPr>
          <w:rStyle w:val="eop"/>
          <w:rFonts w:eastAsiaTheme="majorEastAsia"/>
        </w:rPr>
      </w:pPr>
      <w:r w:rsidRPr="00D85136">
        <w:rPr>
          <w:rStyle w:val="eop"/>
          <w:rFonts w:eastAsiaTheme="majorEastAsia"/>
        </w:rPr>
        <w:t xml:space="preserve">For both methods, the extreme values </w:t>
      </w:r>
      <w:r w:rsidR="006D6DD7" w:rsidRPr="00D85136">
        <w:rPr>
          <w:rStyle w:val="eop"/>
          <w:rFonts w:eastAsiaTheme="majorEastAsia"/>
        </w:rPr>
        <w:t>are</w:t>
      </w:r>
      <w:r w:rsidRPr="00D85136">
        <w:rPr>
          <w:rStyle w:val="eop"/>
          <w:rFonts w:eastAsiaTheme="majorEastAsia"/>
        </w:rPr>
        <w:t xml:space="preserve"> calculated. </w:t>
      </w:r>
      <w:r w:rsidR="009840CB" w:rsidRPr="00D85136">
        <w:rPr>
          <w:rStyle w:val="eop"/>
          <w:rFonts w:eastAsiaTheme="majorEastAsia"/>
        </w:rPr>
        <w:t xml:space="preserve">In the BM </w:t>
      </w:r>
      <w:r w:rsidR="003115DF" w:rsidRPr="00D85136">
        <w:rPr>
          <w:rStyle w:val="eop"/>
          <w:rFonts w:eastAsiaTheme="majorEastAsia"/>
        </w:rPr>
        <w:t>approach, annual maximum values are calculated for each station</w:t>
      </w:r>
      <w:r w:rsidR="006B74FF" w:rsidRPr="00D85136">
        <w:rPr>
          <w:rStyle w:val="eop"/>
          <w:rFonts w:eastAsiaTheme="majorEastAsia"/>
        </w:rPr>
        <w:t>, and a Generalised Extreme</w:t>
      </w:r>
      <w:r w:rsidR="008605BE" w:rsidRPr="00D85136">
        <w:rPr>
          <w:rStyle w:val="eop"/>
          <w:rFonts w:eastAsiaTheme="majorEastAsia"/>
        </w:rPr>
        <w:t xml:space="preserve"> Values (GEV) distribution is fit. </w:t>
      </w:r>
      <w:r w:rsidR="009840CB" w:rsidRPr="00D85136">
        <w:rPr>
          <w:rStyle w:val="eop"/>
          <w:rFonts w:eastAsiaTheme="majorEastAsia"/>
        </w:rPr>
        <w:t>In the POT approach, f</w:t>
      </w:r>
      <w:r w:rsidR="00362191" w:rsidRPr="00D85136">
        <w:rPr>
          <w:rStyle w:val="eop"/>
          <w:rFonts w:eastAsiaTheme="majorEastAsia"/>
        </w:rPr>
        <w:t xml:space="preserve">or each station, a threshold </w:t>
      </w:r>
      <w:r w:rsidR="006D6DD7" w:rsidRPr="00D85136">
        <w:rPr>
          <w:rStyle w:val="eop"/>
          <w:rFonts w:eastAsiaTheme="majorEastAsia"/>
        </w:rPr>
        <w:t>is</w:t>
      </w:r>
      <w:r w:rsidR="00362191" w:rsidRPr="00D85136">
        <w:rPr>
          <w:rStyle w:val="eop"/>
          <w:rFonts w:eastAsiaTheme="majorEastAsia"/>
        </w:rPr>
        <w:t xml:space="preserve"> calculated based on the 99th percentile of daily maximum surge levels. The Generali</w:t>
      </w:r>
      <w:r w:rsidR="006D6DD7" w:rsidRPr="00D85136">
        <w:rPr>
          <w:rStyle w:val="eop"/>
          <w:rFonts w:eastAsiaTheme="majorEastAsia"/>
        </w:rPr>
        <w:t>s</w:t>
      </w:r>
      <w:r w:rsidR="00362191" w:rsidRPr="00D85136">
        <w:rPr>
          <w:rStyle w:val="eop"/>
          <w:rFonts w:eastAsiaTheme="majorEastAsia"/>
        </w:rPr>
        <w:t xml:space="preserve">ed Pareto Distribution (GPD) </w:t>
      </w:r>
      <w:r w:rsidR="006D6DD7" w:rsidRPr="00D85136">
        <w:rPr>
          <w:rStyle w:val="eop"/>
          <w:rFonts w:eastAsiaTheme="majorEastAsia"/>
        </w:rPr>
        <w:t>is</w:t>
      </w:r>
      <w:r w:rsidR="00362191" w:rsidRPr="00D85136">
        <w:rPr>
          <w:rStyle w:val="eop"/>
          <w:rFonts w:eastAsiaTheme="majorEastAsia"/>
        </w:rPr>
        <w:t xml:space="preserve"> then fitted to the exceedances above this threshold.</w:t>
      </w:r>
      <w:r w:rsidR="009840CB" w:rsidRPr="00D85136">
        <w:rPr>
          <w:rStyle w:val="eop"/>
          <w:rFonts w:eastAsiaTheme="majorEastAsia"/>
        </w:rPr>
        <w:t xml:space="preserve"> </w:t>
      </w:r>
    </w:p>
    <w:p w14:paraId="63A96F04" w14:textId="77777777" w:rsidR="00362191" w:rsidRPr="00D85136" w:rsidRDefault="00362191" w:rsidP="00362191">
      <w:pPr>
        <w:pStyle w:val="paragraph"/>
        <w:spacing w:after="0"/>
        <w:textAlignment w:val="baseline"/>
        <w:rPr>
          <w:rStyle w:val="eop"/>
          <w:rFonts w:eastAsiaTheme="majorEastAsia"/>
          <w:i/>
          <w:iCs/>
        </w:rPr>
      </w:pPr>
      <w:r w:rsidRPr="00D85136">
        <w:rPr>
          <w:rStyle w:val="eop"/>
          <w:rFonts w:eastAsiaTheme="majorEastAsia"/>
          <w:i/>
          <w:iCs/>
        </w:rPr>
        <w:t>Estimate Return Levels:</w:t>
      </w:r>
    </w:p>
    <w:p w14:paraId="7614DE91" w14:textId="3560855A" w:rsidR="00362191" w:rsidRPr="00D85136" w:rsidRDefault="00362191" w:rsidP="00362191">
      <w:pPr>
        <w:pStyle w:val="paragraph"/>
        <w:spacing w:after="0"/>
        <w:textAlignment w:val="baseline"/>
        <w:rPr>
          <w:rStyle w:val="eop"/>
          <w:rFonts w:eastAsiaTheme="majorEastAsia"/>
        </w:rPr>
      </w:pPr>
      <w:r w:rsidRPr="00D85136">
        <w:rPr>
          <w:rStyle w:val="eop"/>
          <w:rFonts w:eastAsiaTheme="majorEastAsia"/>
        </w:rPr>
        <w:t xml:space="preserve">Return levels for specified return periods </w:t>
      </w:r>
      <w:r w:rsidR="006D6DD7" w:rsidRPr="00D85136">
        <w:rPr>
          <w:rStyle w:val="eop"/>
          <w:rFonts w:eastAsiaTheme="majorEastAsia"/>
        </w:rPr>
        <w:t>are</w:t>
      </w:r>
      <w:r w:rsidRPr="00D85136">
        <w:rPr>
          <w:rStyle w:val="eop"/>
          <w:rFonts w:eastAsiaTheme="majorEastAsia"/>
        </w:rPr>
        <w:t xml:space="preserve"> estimated using the fitted </w:t>
      </w:r>
      <w:r w:rsidR="006D6DD7" w:rsidRPr="00D85136">
        <w:rPr>
          <w:rStyle w:val="eop"/>
          <w:rFonts w:eastAsiaTheme="majorEastAsia"/>
        </w:rPr>
        <w:t>GEV/</w:t>
      </w:r>
      <w:r w:rsidRPr="00D85136">
        <w:rPr>
          <w:rStyle w:val="eop"/>
          <w:rFonts w:eastAsiaTheme="majorEastAsia"/>
        </w:rPr>
        <w:t>GPD distribution</w:t>
      </w:r>
      <w:r w:rsidR="006D6DD7" w:rsidRPr="00D85136">
        <w:rPr>
          <w:rStyle w:val="eop"/>
          <w:rFonts w:eastAsiaTheme="majorEastAsia"/>
        </w:rPr>
        <w:t>s</w:t>
      </w:r>
      <w:r w:rsidRPr="00D85136">
        <w:rPr>
          <w:rStyle w:val="eop"/>
          <w:rFonts w:eastAsiaTheme="majorEastAsia"/>
        </w:rPr>
        <w:t>.</w:t>
      </w:r>
    </w:p>
    <w:p w14:paraId="31761639" w14:textId="1DB6400C" w:rsidR="00362191" w:rsidRPr="00D85136" w:rsidRDefault="00362191" w:rsidP="00362191">
      <w:pPr>
        <w:pStyle w:val="paragraph"/>
        <w:spacing w:after="0"/>
        <w:textAlignment w:val="baseline"/>
        <w:rPr>
          <w:rStyle w:val="eop"/>
          <w:rFonts w:eastAsiaTheme="majorEastAsia"/>
          <w:i/>
          <w:iCs/>
        </w:rPr>
      </w:pPr>
      <w:r w:rsidRPr="00D85136">
        <w:rPr>
          <w:rStyle w:val="eop"/>
          <w:rFonts w:eastAsiaTheme="majorEastAsia"/>
          <w:i/>
          <w:iCs/>
        </w:rPr>
        <w:t>Visuali</w:t>
      </w:r>
      <w:r w:rsidR="004F08EF" w:rsidRPr="00D85136">
        <w:rPr>
          <w:rStyle w:val="eop"/>
          <w:rFonts w:eastAsiaTheme="majorEastAsia"/>
          <w:i/>
          <w:iCs/>
        </w:rPr>
        <w:t>s</w:t>
      </w:r>
      <w:r w:rsidRPr="00D85136">
        <w:rPr>
          <w:rStyle w:val="eop"/>
          <w:rFonts w:eastAsiaTheme="majorEastAsia"/>
          <w:i/>
          <w:iCs/>
        </w:rPr>
        <w:t>ation:</w:t>
      </w:r>
    </w:p>
    <w:p w14:paraId="1A3F615A" w14:textId="427521B0" w:rsidR="00362191" w:rsidRPr="00D85136" w:rsidRDefault="00362191" w:rsidP="00362191">
      <w:pPr>
        <w:pStyle w:val="paragraph"/>
        <w:spacing w:after="0"/>
        <w:textAlignment w:val="baseline"/>
        <w:rPr>
          <w:rStyle w:val="eop"/>
          <w:rFonts w:eastAsiaTheme="majorEastAsia"/>
        </w:rPr>
      </w:pPr>
      <w:r w:rsidRPr="00D85136">
        <w:rPr>
          <w:rStyle w:val="eop"/>
          <w:rFonts w:eastAsiaTheme="majorEastAsia"/>
        </w:rPr>
        <w:t xml:space="preserve">Return levels and the fitted </w:t>
      </w:r>
      <w:r w:rsidR="005A3D26" w:rsidRPr="00D85136">
        <w:rPr>
          <w:rStyle w:val="eop"/>
          <w:rFonts w:eastAsiaTheme="majorEastAsia"/>
        </w:rPr>
        <w:t>GEV/</w:t>
      </w:r>
      <w:r w:rsidRPr="00D85136">
        <w:rPr>
          <w:rStyle w:val="eop"/>
          <w:rFonts w:eastAsiaTheme="majorEastAsia"/>
        </w:rPr>
        <w:t>GPD distribution</w:t>
      </w:r>
      <w:r w:rsidR="005A3D26" w:rsidRPr="00D85136">
        <w:rPr>
          <w:rStyle w:val="eop"/>
          <w:rFonts w:eastAsiaTheme="majorEastAsia"/>
        </w:rPr>
        <w:t>s</w:t>
      </w:r>
      <w:r w:rsidRPr="00D85136">
        <w:rPr>
          <w:rStyle w:val="eop"/>
          <w:rFonts w:eastAsiaTheme="majorEastAsia"/>
        </w:rPr>
        <w:t xml:space="preserve"> </w:t>
      </w:r>
      <w:r w:rsidR="006D6DD7" w:rsidRPr="00D85136">
        <w:rPr>
          <w:rStyle w:val="eop"/>
          <w:rFonts w:eastAsiaTheme="majorEastAsia"/>
        </w:rPr>
        <w:t>are then</w:t>
      </w:r>
      <w:r w:rsidRPr="00D85136">
        <w:rPr>
          <w:rStyle w:val="eop"/>
          <w:rFonts w:eastAsiaTheme="majorEastAsia"/>
        </w:rPr>
        <w:t xml:space="preserve"> visuali</w:t>
      </w:r>
      <w:r w:rsidR="006D6DD7" w:rsidRPr="00D85136">
        <w:rPr>
          <w:rStyle w:val="eop"/>
          <w:rFonts w:eastAsiaTheme="majorEastAsia"/>
        </w:rPr>
        <w:t>s</w:t>
      </w:r>
      <w:r w:rsidRPr="00D85136">
        <w:rPr>
          <w:rStyle w:val="eop"/>
          <w:rFonts w:eastAsiaTheme="majorEastAsia"/>
        </w:rPr>
        <w:t xml:space="preserve">ed using plots. Additionally, maps depicting return levels across Ireland </w:t>
      </w:r>
      <w:r w:rsidR="006D6DD7" w:rsidRPr="00D85136">
        <w:rPr>
          <w:rStyle w:val="eop"/>
          <w:rFonts w:eastAsiaTheme="majorEastAsia"/>
        </w:rPr>
        <w:t>are</w:t>
      </w:r>
      <w:r w:rsidRPr="00D85136">
        <w:rPr>
          <w:rStyle w:val="eop"/>
          <w:rFonts w:eastAsiaTheme="majorEastAsia"/>
        </w:rPr>
        <w:t xml:space="preserve"> created.</w:t>
      </w:r>
    </w:p>
    <w:p w14:paraId="56E5349C" w14:textId="6407F045" w:rsidR="00362191" w:rsidRPr="00D85136" w:rsidRDefault="00362191" w:rsidP="00362191">
      <w:pPr>
        <w:pStyle w:val="paragraph"/>
        <w:spacing w:after="0"/>
        <w:textAlignment w:val="baseline"/>
        <w:rPr>
          <w:rStyle w:val="eop"/>
          <w:rFonts w:eastAsiaTheme="majorEastAsia"/>
          <w:i/>
          <w:iCs/>
        </w:rPr>
      </w:pPr>
      <w:r w:rsidRPr="00D85136">
        <w:rPr>
          <w:rStyle w:val="eop"/>
          <w:rFonts w:eastAsiaTheme="majorEastAsia"/>
          <w:i/>
          <w:iCs/>
        </w:rPr>
        <w:t>Comparison and Visuali</w:t>
      </w:r>
      <w:r w:rsidR="006D6DD7" w:rsidRPr="00D85136">
        <w:rPr>
          <w:rStyle w:val="eop"/>
          <w:rFonts w:eastAsiaTheme="majorEastAsia"/>
          <w:i/>
          <w:iCs/>
        </w:rPr>
        <w:t>s</w:t>
      </w:r>
      <w:r w:rsidRPr="00D85136">
        <w:rPr>
          <w:rStyle w:val="eop"/>
          <w:rFonts w:eastAsiaTheme="majorEastAsia"/>
          <w:i/>
          <w:iCs/>
        </w:rPr>
        <w:t>ation:</w:t>
      </w:r>
    </w:p>
    <w:p w14:paraId="40B58188" w14:textId="7BFE3218" w:rsidR="00296CDE" w:rsidRDefault="00362191" w:rsidP="00296CDE">
      <w:pPr>
        <w:pStyle w:val="paragraph"/>
        <w:spacing w:after="0"/>
        <w:textAlignment w:val="baseline"/>
        <w:rPr>
          <w:rStyle w:val="eop"/>
          <w:rFonts w:eastAsiaTheme="majorEastAsia"/>
        </w:rPr>
      </w:pPr>
      <w:r w:rsidRPr="00D85136">
        <w:rPr>
          <w:rStyle w:val="eop"/>
          <w:rFonts w:eastAsiaTheme="majorEastAsia"/>
        </w:rPr>
        <w:t xml:space="preserve">The differences between BM and POT return levels </w:t>
      </w:r>
      <w:r w:rsidR="006D6DD7" w:rsidRPr="00D85136">
        <w:rPr>
          <w:rStyle w:val="eop"/>
          <w:rFonts w:eastAsiaTheme="majorEastAsia"/>
        </w:rPr>
        <w:t>are</w:t>
      </w:r>
      <w:r w:rsidRPr="00D85136">
        <w:rPr>
          <w:rStyle w:val="eop"/>
          <w:rFonts w:eastAsiaTheme="majorEastAsia"/>
        </w:rPr>
        <w:t xml:space="preserve"> visuali</w:t>
      </w:r>
      <w:r w:rsidR="006D6DD7" w:rsidRPr="00D85136">
        <w:rPr>
          <w:rStyle w:val="eop"/>
          <w:rFonts w:eastAsiaTheme="majorEastAsia"/>
        </w:rPr>
        <w:t>s</w:t>
      </w:r>
      <w:r w:rsidRPr="00D85136">
        <w:rPr>
          <w:rStyle w:val="eop"/>
          <w:rFonts w:eastAsiaTheme="majorEastAsia"/>
        </w:rPr>
        <w:t xml:space="preserve">ed on </w:t>
      </w:r>
      <w:r w:rsidR="005A3D26" w:rsidRPr="00D85136">
        <w:rPr>
          <w:rStyle w:val="eop"/>
          <w:rFonts w:eastAsiaTheme="majorEastAsia"/>
        </w:rPr>
        <w:t>a map</w:t>
      </w:r>
      <w:r w:rsidRPr="00D85136">
        <w:rPr>
          <w:rStyle w:val="eop"/>
          <w:rFonts w:eastAsiaTheme="majorEastAsia"/>
        </w:rPr>
        <w:t>, highlighting spatial variations in return levels across different methods.</w:t>
      </w:r>
    </w:p>
    <w:p w14:paraId="377AE9C2" w14:textId="77777777" w:rsidR="00296CDE" w:rsidRPr="00D85136" w:rsidRDefault="00296CDE" w:rsidP="00296CDE">
      <w:pPr>
        <w:pStyle w:val="paragraph"/>
        <w:spacing w:after="0"/>
        <w:textAlignment w:val="baseline"/>
        <w:rPr>
          <w:rStyle w:val="eop"/>
          <w:rFonts w:eastAsiaTheme="majorEastAsia"/>
        </w:rPr>
      </w:pPr>
    </w:p>
    <w:p w14:paraId="5D999824" w14:textId="77777777" w:rsidR="00C86E1A" w:rsidRPr="00D85136" w:rsidRDefault="00C86E1A" w:rsidP="00D85136">
      <w:pPr>
        <w:pStyle w:val="Heading1"/>
        <w:rPr>
          <w:rFonts w:ascii="Times New Roman" w:hAnsi="Times New Roman" w:cs="Times New Roman"/>
          <w:color w:val="auto"/>
          <w:sz w:val="18"/>
          <w:szCs w:val="18"/>
        </w:rPr>
      </w:pPr>
      <w:bookmarkStart w:id="10" w:name="_Toc173901466"/>
      <w:r w:rsidRPr="00D85136">
        <w:rPr>
          <w:rStyle w:val="normaltextrun"/>
          <w:rFonts w:ascii="Times New Roman" w:hAnsi="Times New Roman" w:cs="Times New Roman"/>
          <w:b/>
          <w:bCs/>
          <w:color w:val="auto"/>
          <w:sz w:val="28"/>
          <w:szCs w:val="28"/>
        </w:rPr>
        <w:t>3. Methods</w:t>
      </w:r>
      <w:bookmarkEnd w:id="10"/>
      <w:r w:rsidRPr="00D85136">
        <w:rPr>
          <w:rStyle w:val="eop"/>
          <w:rFonts w:ascii="Times New Roman" w:hAnsi="Times New Roman" w:cs="Times New Roman"/>
          <w:b/>
          <w:bCs/>
          <w:color w:val="auto"/>
        </w:rPr>
        <w:t> </w:t>
      </w:r>
    </w:p>
    <w:p w14:paraId="173625BF" w14:textId="34859780" w:rsidR="00C86E1A" w:rsidRPr="00D85136" w:rsidRDefault="00C86E1A" w:rsidP="00C86E1A">
      <w:pPr>
        <w:pStyle w:val="paragraph"/>
        <w:spacing w:before="0" w:beforeAutospacing="0" w:after="0" w:afterAutospacing="0"/>
        <w:textAlignment w:val="baseline"/>
        <w:rPr>
          <w:rStyle w:val="eop"/>
          <w:b/>
          <w:bCs/>
          <w:sz w:val="18"/>
          <w:szCs w:val="18"/>
        </w:rPr>
      </w:pPr>
      <w:r w:rsidRPr="00D85136">
        <w:rPr>
          <w:rStyle w:val="eop"/>
          <w:rFonts w:eastAsiaTheme="majorEastAsia"/>
          <w:b/>
          <w:bCs/>
        </w:rPr>
        <w:t> </w:t>
      </w:r>
    </w:p>
    <w:p w14:paraId="1352CC42" w14:textId="77777777" w:rsidR="00C86E1A" w:rsidRPr="00D85136" w:rsidRDefault="00C86E1A" w:rsidP="00C86E1A">
      <w:pPr>
        <w:pStyle w:val="paragraph"/>
        <w:spacing w:before="0" w:beforeAutospacing="0" w:after="0" w:afterAutospacing="0"/>
        <w:textAlignment w:val="baseline"/>
      </w:pPr>
      <w:r w:rsidRPr="00D85136">
        <w:t xml:space="preserve">The first main objective of this paper is to model the extreme values of sea level surges using the Generalized Extreme Value (GEV) distribution. The GEV distribution is suitable for modelling the maximum or minimum of a dataset and is defined by the following parameters: </w:t>
      </w:r>
      <w:r w:rsidRPr="00D85136">
        <w:lastRenderedPageBreak/>
        <w:t>location (</w:t>
      </w:r>
      <w:r w:rsidRPr="00D85136">
        <w:rPr>
          <w:rFonts w:ascii="Cambria Math" w:hAnsi="Cambria Math" w:cs="Cambria Math"/>
        </w:rPr>
        <w:t>𝜇</w:t>
      </w:r>
      <w:r w:rsidRPr="00D85136">
        <w:t>), scale (</w:t>
      </w:r>
      <w:r w:rsidRPr="00D85136">
        <w:rPr>
          <w:rFonts w:ascii="Cambria Math" w:hAnsi="Cambria Math" w:cs="Cambria Math"/>
        </w:rPr>
        <w:t>𝜎</w:t>
      </w:r>
      <w:r w:rsidRPr="00D85136">
        <w:t>), and shape (</w:t>
      </w:r>
      <w:r w:rsidRPr="00D85136">
        <w:rPr>
          <w:rFonts w:ascii="Cambria Math" w:hAnsi="Cambria Math" w:cs="Cambria Math"/>
        </w:rPr>
        <w:t>𝜉</w:t>
      </w:r>
      <w:r w:rsidRPr="00D85136">
        <w:t>). In this case, we model the maxima. The GEV distribution encompasses three types of extreme distributions: the Gumbel, Fréchet and Weibull distributions. Each is used under different circumstances for modelling extreme values. The GEV can decide which of these distributions is most suitable and apply it. The notation for the model is:</w:t>
      </w:r>
    </w:p>
    <w:p w14:paraId="6A72B878" w14:textId="77777777" w:rsidR="00C86E1A" w:rsidRPr="00D85136" w:rsidRDefault="00C86E1A" w:rsidP="00C86E1A">
      <w:pPr>
        <w:pStyle w:val="paragraph"/>
        <w:spacing w:before="0" w:beforeAutospacing="0" w:after="0" w:afterAutospacing="0"/>
        <w:textAlignment w:val="baseline"/>
      </w:pPr>
    </w:p>
    <w:p w14:paraId="4E1BD226" w14:textId="080BA46C" w:rsidR="00C86E1A" w:rsidRPr="00D85136" w:rsidRDefault="00C86E1A" w:rsidP="00C86E1A">
      <w:pPr>
        <w:pStyle w:val="paragraph"/>
        <w:spacing w:before="0" w:beforeAutospacing="0" w:after="0" w:afterAutospacing="0"/>
        <w:jc w:val="center"/>
        <w:textAlignment w:val="baseline"/>
        <w:rPr>
          <w:sz w:val="28"/>
          <w:szCs w:val="28"/>
        </w:rPr>
      </w:pPr>
      <w:r w:rsidRPr="00D85136">
        <w:rPr>
          <w:sz w:val="28"/>
          <w:szCs w:val="28"/>
        </w:rPr>
        <w:t xml:space="preserve">ymax (s, t) | μ(s), σ(s), ξ(s) </w:t>
      </w:r>
      <w:r w:rsidRPr="00D85136">
        <w:rPr>
          <w:rFonts w:ascii="Cambria Math" w:hAnsi="Cambria Math" w:cs="Cambria Math"/>
          <w:sz w:val="28"/>
          <w:szCs w:val="28"/>
        </w:rPr>
        <w:t>∼</w:t>
      </w:r>
      <w:r w:rsidRPr="00D85136">
        <w:rPr>
          <w:sz w:val="28"/>
          <w:szCs w:val="28"/>
        </w:rPr>
        <w:t xml:space="preserve"> GEV (μ</w:t>
      </w:r>
      <w:del w:id="11" w:author="Niamh Cahill" w:date="2024-07-08T09:38:00Z">
        <w:r w:rsidRPr="00D85136" w:rsidDel="00977697">
          <w:rPr>
            <w:sz w:val="28"/>
            <w:szCs w:val="28"/>
          </w:rPr>
          <w:delText xml:space="preserve"> </w:delText>
        </w:r>
      </w:del>
      <w:r w:rsidRPr="00D85136">
        <w:rPr>
          <w:sz w:val="28"/>
          <w:szCs w:val="28"/>
        </w:rPr>
        <w:t>(s), σ(s), ξ(s))</w:t>
      </w:r>
    </w:p>
    <w:p w14:paraId="1C59CDA1" w14:textId="77777777" w:rsidR="00C86E1A" w:rsidRPr="00D85136" w:rsidRDefault="00C86E1A" w:rsidP="00C86E1A">
      <w:pPr>
        <w:pStyle w:val="paragraph"/>
        <w:spacing w:before="0" w:beforeAutospacing="0" w:after="0" w:afterAutospacing="0"/>
        <w:textAlignment w:val="baseline"/>
      </w:pPr>
    </w:p>
    <w:p w14:paraId="3C325A74" w14:textId="3295F1C3" w:rsidR="00C86E1A" w:rsidRPr="00D85136" w:rsidRDefault="00C86E1A" w:rsidP="00C86E1A">
      <w:pPr>
        <w:pStyle w:val="paragraph"/>
        <w:spacing w:before="0" w:beforeAutospacing="0" w:after="0" w:afterAutospacing="0"/>
        <w:textAlignment w:val="baseline"/>
      </w:pPr>
      <w:r w:rsidRPr="00D85136">
        <w:t xml:space="preserve">In this equation, </w:t>
      </w:r>
      <w:r w:rsidRPr="00D85136">
        <w:rPr>
          <w:rFonts w:ascii="Cambria Math" w:hAnsi="Cambria Math" w:cs="Cambria Math"/>
        </w:rPr>
        <w:t>𝑦</w:t>
      </w:r>
      <w:r w:rsidRPr="00D85136">
        <w:t>max (</w:t>
      </w:r>
      <w:r w:rsidRPr="00D85136">
        <w:rPr>
          <w:rFonts w:ascii="Cambria Math" w:hAnsi="Cambria Math" w:cs="Cambria Math"/>
        </w:rPr>
        <w:t>𝑠</w:t>
      </w:r>
      <w:r w:rsidRPr="00D85136">
        <w:t xml:space="preserve">, </w:t>
      </w:r>
      <w:r w:rsidRPr="00D85136">
        <w:rPr>
          <w:rFonts w:ascii="Cambria Math" w:hAnsi="Cambria Math" w:cs="Cambria Math"/>
        </w:rPr>
        <w:t>𝑡</w:t>
      </w:r>
      <w:r w:rsidRPr="00D85136">
        <w:t xml:space="preserve">) represents the maximum surge at location </w:t>
      </w:r>
      <w:r w:rsidRPr="00D85136">
        <w:rPr>
          <w:rFonts w:ascii="Cambria Math" w:hAnsi="Cambria Math" w:cs="Cambria Math"/>
        </w:rPr>
        <w:t>𝑠</w:t>
      </w:r>
      <w:r w:rsidRPr="00D85136">
        <w:t xml:space="preserve"> and time </w:t>
      </w:r>
      <w:r w:rsidRPr="00D85136">
        <w:rPr>
          <w:rFonts w:ascii="Cambria Math" w:hAnsi="Cambria Math" w:cs="Cambria Math"/>
        </w:rPr>
        <w:t>𝑡</w:t>
      </w:r>
      <w:r w:rsidRPr="00D85136">
        <w:t xml:space="preserve">, and </w:t>
      </w:r>
      <w:r w:rsidRPr="00D85136">
        <w:rPr>
          <w:rFonts w:ascii="Cambria Math" w:hAnsi="Cambria Math" w:cs="Cambria Math"/>
        </w:rPr>
        <w:t>𝜇</w:t>
      </w:r>
      <w:r w:rsidRPr="00D85136">
        <w:t>(</w:t>
      </w:r>
      <w:r w:rsidRPr="00D85136">
        <w:rPr>
          <w:rFonts w:ascii="Cambria Math" w:hAnsi="Cambria Math" w:cs="Cambria Math"/>
        </w:rPr>
        <w:t>𝑠</w:t>
      </w:r>
      <w:r w:rsidRPr="00D85136">
        <w:t>) is the location parameter that varies over space. Location (</w:t>
      </w:r>
      <w:r w:rsidRPr="00D85136">
        <w:rPr>
          <w:rFonts w:ascii="Cambria Math" w:hAnsi="Cambria Math" w:cs="Cambria Math"/>
        </w:rPr>
        <w:t>𝜇</w:t>
      </w:r>
      <w:r w:rsidRPr="00D85136">
        <w:t>) shifts the distribution along the x</w:t>
      </w:r>
      <w:r w:rsidR="002B7878" w:rsidRPr="00D85136">
        <w:t>-</w:t>
      </w:r>
      <w:r w:rsidRPr="00D85136">
        <w:t>axis, determining the central tendency of the maxima. (</w:t>
      </w:r>
      <w:r w:rsidRPr="00D85136">
        <w:rPr>
          <w:i/>
          <w:iCs/>
        </w:rPr>
        <w:t>s</w:t>
      </w:r>
      <w:r w:rsidRPr="00D85136">
        <w:t>) cause variation in (</w:t>
      </w:r>
      <w:r w:rsidRPr="00D85136">
        <w:rPr>
          <w:rFonts w:ascii="Cambria Math" w:hAnsi="Cambria Math" w:cs="Cambria Math"/>
        </w:rPr>
        <w:t>𝜇</w:t>
      </w:r>
      <w:r w:rsidRPr="00D85136">
        <w:t xml:space="preserve">) allowing it to capture spatial factors. Scale, </w:t>
      </w:r>
      <w:r w:rsidRPr="00D85136">
        <w:rPr>
          <w:rFonts w:ascii="Cambria Math" w:hAnsi="Cambria Math" w:cs="Cambria Math"/>
        </w:rPr>
        <w:t>𝜎</w:t>
      </w:r>
      <w:r w:rsidRPr="00D85136">
        <w:t xml:space="preserve">(s), controls the spread or dispersion of the distribution, and shape, </w:t>
      </w:r>
      <w:r w:rsidRPr="00D85136">
        <w:rPr>
          <w:rFonts w:ascii="Cambria Math" w:hAnsi="Cambria Math" w:cs="Cambria Math"/>
        </w:rPr>
        <w:t>𝜉</w:t>
      </w:r>
      <w:r w:rsidRPr="00D85136">
        <w:t xml:space="preserve">(s), defines the tail behaviour, usually taking the form of Gumbel, Fréchet or Weibull distribution. </w:t>
      </w:r>
    </w:p>
    <w:p w14:paraId="72C4DA1F" w14:textId="77777777" w:rsidR="00C86E1A" w:rsidRPr="00D85136" w:rsidRDefault="00C86E1A" w:rsidP="00C86E1A">
      <w:pPr>
        <w:pStyle w:val="paragraph"/>
        <w:spacing w:before="0" w:beforeAutospacing="0" w:after="0" w:afterAutospacing="0"/>
        <w:textAlignment w:val="baseline"/>
      </w:pPr>
    </w:p>
    <w:p w14:paraId="04F0CA21" w14:textId="3A677D2D" w:rsidR="00C86E1A" w:rsidRPr="00D85136" w:rsidRDefault="00C86E1A" w:rsidP="00C86E1A">
      <w:pPr>
        <w:pStyle w:val="paragraph"/>
        <w:spacing w:before="0" w:beforeAutospacing="0" w:after="0" w:afterAutospacing="0"/>
        <w:textAlignment w:val="baseline"/>
      </w:pPr>
      <w:r w:rsidRPr="00D85136">
        <w:t xml:space="preserve">In practical terms, applying this distribution to our sea level surge data involves estimating parameters </w:t>
      </w:r>
      <w:r w:rsidRPr="00D85136">
        <w:rPr>
          <w:rFonts w:ascii="Cambria Math" w:hAnsi="Cambria Math" w:cs="Cambria Math"/>
        </w:rPr>
        <w:t>𝜇</w:t>
      </w:r>
      <w:r w:rsidRPr="00D85136">
        <w:t>(</w:t>
      </w:r>
      <w:r w:rsidRPr="00D85136">
        <w:rPr>
          <w:rFonts w:ascii="Cambria Math" w:hAnsi="Cambria Math" w:cs="Cambria Math"/>
        </w:rPr>
        <w:t>𝑠</w:t>
      </w:r>
      <w:r w:rsidRPr="00D85136">
        <w:t xml:space="preserve">), </w:t>
      </w:r>
      <w:r w:rsidRPr="00D85136">
        <w:rPr>
          <w:rFonts w:ascii="Cambria Math" w:hAnsi="Cambria Math" w:cs="Cambria Math"/>
        </w:rPr>
        <w:t>𝜎</w:t>
      </w:r>
      <w:r w:rsidRPr="00D85136">
        <w:t xml:space="preserve">(s), and </w:t>
      </w:r>
      <w:r w:rsidRPr="00D85136">
        <w:rPr>
          <w:rFonts w:ascii="Cambria Math" w:hAnsi="Cambria Math" w:cs="Cambria Math"/>
        </w:rPr>
        <w:t>𝜉</w:t>
      </w:r>
      <w:r w:rsidRPr="00D85136">
        <w:t xml:space="preserve">(s). We can consider the spatial variability by allowing the parameter to vary over space. This allows us to calculate return levels for each location. It is important to </w:t>
      </w:r>
      <w:r w:rsidR="00BE2448" w:rsidRPr="00D85136">
        <w:t>note</w:t>
      </w:r>
      <w:r w:rsidRPr="00D85136">
        <w:t xml:space="preserve"> that this is modelling the spatial locations independently, i.e. this is not a spatial model but lots of independent models for each location. Further work on this topic could be considering a spatial model.  </w:t>
      </w:r>
    </w:p>
    <w:p w14:paraId="01666817" w14:textId="77777777" w:rsidR="00296CDE" w:rsidRDefault="00296CDE" w:rsidP="00CB64D2">
      <w:pPr>
        <w:pStyle w:val="paragraph"/>
        <w:spacing w:before="0" w:beforeAutospacing="0" w:after="0" w:afterAutospacing="0"/>
        <w:textAlignment w:val="baseline"/>
        <w:rPr>
          <w:rStyle w:val="normaltextrun"/>
          <w:rFonts w:eastAsiaTheme="majorEastAsia"/>
          <w:b/>
          <w:bCs/>
          <w:sz w:val="28"/>
          <w:szCs w:val="28"/>
        </w:rPr>
      </w:pPr>
    </w:p>
    <w:p w14:paraId="57743B80" w14:textId="77777777" w:rsidR="00296CDE" w:rsidRPr="00D85136" w:rsidRDefault="00296CDE" w:rsidP="00CB64D2">
      <w:pPr>
        <w:pStyle w:val="paragraph"/>
        <w:spacing w:before="0" w:beforeAutospacing="0" w:after="0" w:afterAutospacing="0"/>
        <w:textAlignment w:val="baseline"/>
        <w:rPr>
          <w:rStyle w:val="normaltextrun"/>
          <w:rFonts w:eastAsiaTheme="majorEastAsia"/>
          <w:b/>
          <w:bCs/>
          <w:sz w:val="28"/>
          <w:szCs w:val="28"/>
        </w:rPr>
      </w:pPr>
    </w:p>
    <w:p w14:paraId="1D5C2DE5" w14:textId="63BB5749" w:rsidR="00296CDE" w:rsidRPr="00296CDE" w:rsidRDefault="00CB64D2" w:rsidP="00296CDE">
      <w:pPr>
        <w:pStyle w:val="Heading1"/>
        <w:rPr>
          <w:rFonts w:ascii="Times New Roman" w:hAnsi="Times New Roman" w:cs="Times New Roman"/>
          <w:b/>
          <w:bCs/>
          <w:color w:val="auto"/>
          <w:sz w:val="28"/>
          <w:szCs w:val="28"/>
        </w:rPr>
      </w:pPr>
      <w:bookmarkStart w:id="12" w:name="_Toc173901467"/>
      <w:r w:rsidRPr="00D85136">
        <w:rPr>
          <w:rStyle w:val="normaltextrun"/>
          <w:rFonts w:ascii="Times New Roman" w:hAnsi="Times New Roman" w:cs="Times New Roman"/>
          <w:b/>
          <w:bCs/>
          <w:color w:val="auto"/>
          <w:sz w:val="28"/>
          <w:szCs w:val="28"/>
        </w:rPr>
        <w:t>4. Results</w:t>
      </w:r>
      <w:bookmarkEnd w:id="12"/>
      <w:r w:rsidRPr="00D85136">
        <w:rPr>
          <w:rStyle w:val="eop"/>
          <w:rFonts w:ascii="Times New Roman" w:hAnsi="Times New Roman" w:cs="Times New Roman"/>
          <w:b/>
          <w:bCs/>
          <w:color w:val="auto"/>
          <w:sz w:val="28"/>
          <w:szCs w:val="28"/>
        </w:rPr>
        <w:t> </w:t>
      </w:r>
    </w:p>
    <w:p w14:paraId="6FC7FB58" w14:textId="2DD78669" w:rsidR="00A27D8E" w:rsidRPr="00D85136" w:rsidRDefault="00254C8F" w:rsidP="00D85136">
      <w:pPr>
        <w:pStyle w:val="Heading3"/>
        <w:rPr>
          <w:rStyle w:val="eop"/>
          <w:rFonts w:ascii="Times New Roman" w:hAnsi="Times New Roman" w:cs="Times New Roman"/>
          <w:b/>
          <w:bCs/>
          <w:color w:val="auto"/>
          <w:sz w:val="24"/>
          <w:szCs w:val="24"/>
        </w:rPr>
      </w:pPr>
      <w:bookmarkStart w:id="13" w:name="_Toc173901468"/>
      <w:r w:rsidRPr="00D85136">
        <w:rPr>
          <w:rStyle w:val="eop"/>
          <w:rFonts w:ascii="Times New Roman" w:hAnsi="Times New Roman" w:cs="Times New Roman"/>
          <w:b/>
          <w:bCs/>
          <w:color w:val="auto"/>
          <w:sz w:val="24"/>
          <w:szCs w:val="24"/>
        </w:rPr>
        <w:t xml:space="preserve">Block Maxima </w:t>
      </w:r>
      <w:r w:rsidR="00A27D8E" w:rsidRPr="00D85136">
        <w:rPr>
          <w:rStyle w:val="eop"/>
          <w:rFonts w:ascii="Times New Roman" w:hAnsi="Times New Roman" w:cs="Times New Roman"/>
          <w:b/>
          <w:bCs/>
          <w:color w:val="auto"/>
          <w:sz w:val="24"/>
          <w:szCs w:val="24"/>
        </w:rPr>
        <w:t>Model Fitting</w:t>
      </w:r>
      <w:bookmarkEnd w:id="13"/>
    </w:p>
    <w:p w14:paraId="4A53A3ED" w14:textId="77777777" w:rsidR="0057079B" w:rsidRPr="00D85136" w:rsidRDefault="0057079B" w:rsidP="00A27D8E">
      <w:pPr>
        <w:pStyle w:val="paragraph"/>
        <w:spacing w:before="0" w:beforeAutospacing="0" w:after="0" w:afterAutospacing="0"/>
        <w:textAlignment w:val="baseline"/>
        <w:rPr>
          <w:rStyle w:val="eop"/>
          <w:rFonts w:eastAsiaTheme="majorEastAsia"/>
          <w:b/>
          <w:bCs/>
          <w:i/>
          <w:iCs/>
        </w:rPr>
      </w:pPr>
    </w:p>
    <w:p w14:paraId="5DC2D6EA" w14:textId="0C978F46" w:rsidR="00A27D8E" w:rsidRPr="00D85136" w:rsidRDefault="0057079B" w:rsidP="00A27D8E">
      <w:pPr>
        <w:pStyle w:val="paragraph"/>
        <w:spacing w:before="0" w:beforeAutospacing="0" w:after="0" w:afterAutospacing="0"/>
        <w:textAlignment w:val="baseline"/>
        <w:rPr>
          <w:rStyle w:val="eop"/>
          <w:rFonts w:eastAsiaTheme="majorEastAsia"/>
        </w:rPr>
      </w:pPr>
      <w:r w:rsidRPr="00D85136">
        <w:rPr>
          <w:noProof/>
        </w:rPr>
        <w:drawing>
          <wp:inline distT="0" distB="0" distL="0" distR="0" wp14:anchorId="2D601EBD" wp14:editId="21B55407">
            <wp:extent cx="6156689" cy="3025140"/>
            <wp:effectExtent l="0" t="0" r="0" b="3810"/>
            <wp:docPr id="191434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46380" name=""/>
                    <pic:cNvPicPr/>
                  </pic:nvPicPr>
                  <pic:blipFill>
                    <a:blip r:embed="rId21"/>
                    <a:stretch>
                      <a:fillRect/>
                    </a:stretch>
                  </pic:blipFill>
                  <pic:spPr>
                    <a:xfrm>
                      <a:off x="0" y="0"/>
                      <a:ext cx="6157639" cy="3025607"/>
                    </a:xfrm>
                    <a:prstGeom prst="rect">
                      <a:avLst/>
                    </a:prstGeom>
                  </pic:spPr>
                </pic:pic>
              </a:graphicData>
            </a:graphic>
          </wp:inline>
        </w:drawing>
      </w:r>
    </w:p>
    <w:p w14:paraId="1DB2933F" w14:textId="77777777" w:rsidR="00BE2448" w:rsidRPr="00D85136" w:rsidRDefault="00BE2448" w:rsidP="00555758">
      <w:pPr>
        <w:pStyle w:val="paragraph"/>
        <w:spacing w:before="0" w:beforeAutospacing="0" w:after="0" w:afterAutospacing="0"/>
        <w:jc w:val="center"/>
        <w:textAlignment w:val="baseline"/>
        <w:rPr>
          <w:rStyle w:val="eop"/>
          <w:rFonts w:eastAsiaTheme="majorEastAsia"/>
          <w:i/>
          <w:iCs/>
          <w:sz w:val="20"/>
          <w:szCs w:val="20"/>
        </w:rPr>
      </w:pPr>
    </w:p>
    <w:p w14:paraId="123BF48A" w14:textId="56F8B131" w:rsidR="00A27D8E" w:rsidRPr="00D85136" w:rsidRDefault="00A27D8E" w:rsidP="00555758">
      <w:pPr>
        <w:pStyle w:val="paragraph"/>
        <w:spacing w:before="0" w:beforeAutospacing="0" w:after="0" w:afterAutospacing="0"/>
        <w:jc w:val="center"/>
        <w:textAlignment w:val="baseline"/>
        <w:rPr>
          <w:rStyle w:val="eop"/>
          <w:rFonts w:eastAsiaTheme="majorEastAsia"/>
          <w:i/>
          <w:iCs/>
          <w:sz w:val="20"/>
          <w:szCs w:val="20"/>
        </w:rPr>
      </w:pPr>
      <w:r w:rsidRPr="00D85136">
        <w:rPr>
          <w:rStyle w:val="eop"/>
          <w:rFonts w:eastAsiaTheme="majorEastAsia"/>
          <w:i/>
          <w:iCs/>
          <w:sz w:val="20"/>
          <w:szCs w:val="20"/>
        </w:rPr>
        <w:t xml:space="preserve">Figure </w:t>
      </w:r>
      <w:r w:rsidR="009124EB" w:rsidRPr="00D85136">
        <w:rPr>
          <w:rStyle w:val="eop"/>
          <w:rFonts w:eastAsiaTheme="majorEastAsia"/>
          <w:i/>
          <w:iCs/>
          <w:sz w:val="20"/>
          <w:szCs w:val="20"/>
        </w:rPr>
        <w:t>7</w:t>
      </w:r>
      <w:r w:rsidRPr="00D85136">
        <w:rPr>
          <w:rStyle w:val="eop"/>
          <w:rFonts w:eastAsiaTheme="majorEastAsia"/>
          <w:i/>
          <w:iCs/>
          <w:sz w:val="20"/>
          <w:szCs w:val="20"/>
        </w:rPr>
        <w:t xml:space="preserve">: </w:t>
      </w:r>
      <w:r w:rsidR="00555758" w:rsidRPr="00D85136">
        <w:rPr>
          <w:i/>
          <w:iCs/>
          <w:sz w:val="20"/>
          <w:szCs w:val="20"/>
        </w:rPr>
        <w:t xml:space="preserve">Forecast Error Variance Decomposition (FEVD) for extreme value indices. The four-panel plot illustrates how the contribution of each index to the forecast error variance changes across different time </w:t>
      </w:r>
      <w:r w:rsidR="00555758" w:rsidRPr="00D85136">
        <w:rPr>
          <w:i/>
          <w:iCs/>
          <w:sz w:val="20"/>
          <w:szCs w:val="20"/>
        </w:rPr>
        <w:lastRenderedPageBreak/>
        <w:t>horizons. Each panel represents the decomposition for one extreme value index, showing its relative impact on the forecast error variance over time.</w:t>
      </w:r>
    </w:p>
    <w:p w14:paraId="177859EE" w14:textId="77777777" w:rsidR="00C77596" w:rsidRPr="00D85136" w:rsidRDefault="00C77596" w:rsidP="00A27D8E">
      <w:pPr>
        <w:pStyle w:val="paragraph"/>
        <w:spacing w:before="0" w:beforeAutospacing="0" w:after="0" w:afterAutospacing="0"/>
        <w:textAlignment w:val="baseline"/>
        <w:rPr>
          <w:rStyle w:val="eop"/>
          <w:rFonts w:eastAsiaTheme="majorEastAsia"/>
        </w:rPr>
      </w:pPr>
    </w:p>
    <w:p w14:paraId="0E80EB6E" w14:textId="725A90F7" w:rsidR="00A27D8E" w:rsidRPr="00D85136" w:rsidRDefault="00A27D8E" w:rsidP="00A27D8E">
      <w:pPr>
        <w:pStyle w:val="paragraph"/>
        <w:spacing w:before="0" w:beforeAutospacing="0" w:after="0" w:afterAutospacing="0"/>
        <w:textAlignment w:val="baseline"/>
        <w:rPr>
          <w:rStyle w:val="eop"/>
          <w:rFonts w:eastAsiaTheme="majorEastAsia"/>
        </w:rPr>
      </w:pPr>
      <w:r w:rsidRPr="00D85136">
        <w:rPr>
          <w:rStyle w:val="eop"/>
          <w:rFonts w:eastAsiaTheme="majorEastAsia"/>
        </w:rPr>
        <w:t xml:space="preserve">We are fitting the data using the ‘fevd’ function from the ‘extRemes’ package in R. </w:t>
      </w:r>
      <w:r w:rsidRPr="00D85136">
        <w:rPr>
          <w:rStyle w:val="eop"/>
          <w:rFonts w:eastAsiaTheme="majorEastAsia"/>
          <w:i/>
          <w:iCs/>
        </w:rPr>
        <w:t xml:space="preserve">Figure </w:t>
      </w:r>
      <w:r w:rsidR="009124EB" w:rsidRPr="00D85136">
        <w:rPr>
          <w:rStyle w:val="eop"/>
          <w:rFonts w:eastAsiaTheme="majorEastAsia"/>
          <w:i/>
          <w:iCs/>
        </w:rPr>
        <w:t>7</w:t>
      </w:r>
      <w:r w:rsidRPr="00D85136">
        <w:rPr>
          <w:rStyle w:val="eop"/>
          <w:rFonts w:eastAsiaTheme="majorEastAsia"/>
        </w:rPr>
        <w:t xml:space="preserve"> shows four panels relating fitting the data to a GEV distribution using the block maxima approach. To reiterate, the following results are for our case study location of Dun Laoghaire, however similar results can be seen across all locations. </w:t>
      </w:r>
    </w:p>
    <w:p w14:paraId="46FD0EB3" w14:textId="77777777" w:rsidR="00A27D8E" w:rsidRPr="00D85136" w:rsidRDefault="00A27D8E" w:rsidP="00A27D8E">
      <w:pPr>
        <w:pStyle w:val="paragraph"/>
        <w:spacing w:before="0" w:beforeAutospacing="0" w:after="0" w:afterAutospacing="0"/>
        <w:textAlignment w:val="baseline"/>
        <w:rPr>
          <w:rStyle w:val="eop"/>
          <w:rFonts w:eastAsiaTheme="majorEastAsia"/>
        </w:rPr>
      </w:pPr>
    </w:p>
    <w:p w14:paraId="7AE08DB6" w14:textId="7F9E1CE8" w:rsidR="00A27D8E" w:rsidRPr="00D85136" w:rsidRDefault="00A27D8E" w:rsidP="001F246D">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 xml:space="preserve">The top left plot shows the resulting Q-Q plot after fitting the model. Comparing the quantiles of the observed data versus the quantiles of the GEV model assume a good fit, with most points lying close to the 45-degree line. </w:t>
      </w:r>
    </w:p>
    <w:p w14:paraId="626ADF14" w14:textId="77777777" w:rsidR="00A27D8E" w:rsidRPr="00D85136" w:rsidRDefault="00A27D8E" w:rsidP="00A27D8E">
      <w:pPr>
        <w:pStyle w:val="paragraph"/>
        <w:spacing w:before="0" w:beforeAutospacing="0" w:after="0" w:afterAutospacing="0"/>
        <w:textAlignment w:val="baseline"/>
        <w:rPr>
          <w:rStyle w:val="eop"/>
          <w:rFonts w:eastAsiaTheme="majorEastAsia"/>
        </w:rPr>
      </w:pPr>
    </w:p>
    <w:p w14:paraId="581FC605" w14:textId="09F43167" w:rsidR="00A27D8E" w:rsidRPr="00D85136" w:rsidRDefault="00A27D8E" w:rsidP="001F246D">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 xml:space="preserve">The probability plot in the top right assesses the goodness of fit with the x-axis representing the empirical quantiles of the observed data and the y-axis demonstrating the quantiles from the model’s simulated data. Most points are on or very close to the </w:t>
      </w:r>
      <w:r w:rsidR="00D14B22" w:rsidRPr="00D85136">
        <w:rPr>
          <w:rStyle w:val="eop"/>
          <w:rFonts w:eastAsiaTheme="majorEastAsia"/>
        </w:rPr>
        <w:t>1-1-line</w:t>
      </w:r>
      <w:r w:rsidRPr="00D85136">
        <w:rPr>
          <w:rStyle w:val="eop"/>
          <w:rFonts w:eastAsiaTheme="majorEastAsia"/>
        </w:rPr>
        <w:t xml:space="preserve">, indicative of a near-perfect fit. </w:t>
      </w:r>
    </w:p>
    <w:p w14:paraId="55FC99B6" w14:textId="77777777" w:rsidR="00A27D8E" w:rsidRPr="00D85136" w:rsidRDefault="00A27D8E" w:rsidP="00A27D8E">
      <w:pPr>
        <w:pStyle w:val="paragraph"/>
        <w:spacing w:before="0" w:beforeAutospacing="0" w:after="0" w:afterAutospacing="0"/>
        <w:textAlignment w:val="baseline"/>
        <w:rPr>
          <w:rStyle w:val="eop"/>
          <w:rFonts w:eastAsiaTheme="majorEastAsia"/>
        </w:rPr>
      </w:pPr>
    </w:p>
    <w:p w14:paraId="56A1CA89" w14:textId="77777777" w:rsidR="00A27D8E" w:rsidRPr="00D85136" w:rsidRDefault="00A27D8E" w:rsidP="001F246D">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 xml:space="preserve">The density plot compares the density of the observed data with the density implied by the model. The empirical and modelled lines show significant overlap which implies good fit. </w:t>
      </w:r>
    </w:p>
    <w:p w14:paraId="17E3C76F" w14:textId="77777777" w:rsidR="00A27D8E" w:rsidRPr="00D85136" w:rsidRDefault="00A27D8E" w:rsidP="00A27D8E">
      <w:pPr>
        <w:pStyle w:val="paragraph"/>
        <w:spacing w:before="0" w:beforeAutospacing="0" w:after="0" w:afterAutospacing="0"/>
        <w:textAlignment w:val="baseline"/>
        <w:rPr>
          <w:rStyle w:val="eop"/>
          <w:rFonts w:eastAsiaTheme="majorEastAsia"/>
        </w:rPr>
      </w:pPr>
    </w:p>
    <w:p w14:paraId="264B5B49" w14:textId="6BF57F45" w:rsidR="00C77596" w:rsidRPr="00D85136" w:rsidRDefault="00A27D8E" w:rsidP="00A27D8E">
      <w:pPr>
        <w:pStyle w:val="paragraph"/>
        <w:spacing w:before="0" w:beforeAutospacing="0" w:after="0" w:afterAutospacing="0"/>
        <w:textAlignment w:val="baseline"/>
        <w:rPr>
          <w:rStyle w:val="eop"/>
          <w:rFonts w:eastAsiaTheme="majorEastAsia"/>
        </w:rPr>
      </w:pPr>
      <w:r w:rsidRPr="00D85136">
        <w:rPr>
          <w:rStyle w:val="eop"/>
          <w:rFonts w:eastAsiaTheme="majorEastAsia"/>
        </w:rPr>
        <w:t>Finally, the return level plot (bottom right) shows estimated return levels for different return periods based on the GEV fitted model. The x-axis shows the logarithmic return period (years) and the y-axis shows the return level for which storm surge height is expected to be exceeded once every given period of return. Return level estimates are all inside the 95% confidence interval (the dashed lines) which again shows a strong reliability for estimating extreme sea level surges.</w:t>
      </w:r>
    </w:p>
    <w:p w14:paraId="7FDA75A7" w14:textId="77777777" w:rsidR="00A27D8E" w:rsidRPr="00D85136" w:rsidRDefault="00A27D8E" w:rsidP="00CB64D2">
      <w:pPr>
        <w:pStyle w:val="paragraph"/>
        <w:spacing w:before="0" w:beforeAutospacing="0" w:after="0" w:afterAutospacing="0"/>
        <w:textAlignment w:val="baseline"/>
        <w:rPr>
          <w:rStyle w:val="eop"/>
          <w:rFonts w:eastAsiaTheme="majorEastAsia"/>
        </w:rPr>
      </w:pPr>
    </w:p>
    <w:p w14:paraId="541DA0AC" w14:textId="77777777" w:rsidR="000A2014" w:rsidRPr="00D85136" w:rsidRDefault="000A2014" w:rsidP="00CB64D2">
      <w:pPr>
        <w:pStyle w:val="paragraph"/>
        <w:spacing w:before="0" w:beforeAutospacing="0" w:after="0" w:afterAutospacing="0"/>
        <w:textAlignment w:val="baseline"/>
        <w:rPr>
          <w:rStyle w:val="eop"/>
          <w:rFonts w:eastAsiaTheme="majorEastAsia"/>
        </w:rPr>
      </w:pPr>
    </w:p>
    <w:p w14:paraId="159F50E8" w14:textId="24155167" w:rsidR="00E945DD" w:rsidRPr="00D85136" w:rsidRDefault="00254C8F" w:rsidP="00D85136">
      <w:pPr>
        <w:pStyle w:val="Heading3"/>
        <w:rPr>
          <w:rStyle w:val="eop"/>
          <w:rFonts w:ascii="Times New Roman" w:hAnsi="Times New Roman" w:cs="Times New Roman"/>
          <w:b/>
          <w:bCs/>
          <w:sz w:val="24"/>
          <w:szCs w:val="24"/>
        </w:rPr>
      </w:pPr>
      <w:bookmarkStart w:id="14" w:name="_Toc173901469"/>
      <w:r w:rsidRPr="00D85136">
        <w:rPr>
          <w:rStyle w:val="eop"/>
          <w:rFonts w:ascii="Times New Roman" w:hAnsi="Times New Roman" w:cs="Times New Roman"/>
          <w:b/>
          <w:bCs/>
          <w:color w:val="auto"/>
          <w:sz w:val="24"/>
          <w:szCs w:val="24"/>
        </w:rPr>
        <w:t>Block Maxima Results</w:t>
      </w:r>
      <w:bookmarkEnd w:id="14"/>
    </w:p>
    <w:p w14:paraId="2BD9A57F" w14:textId="77777777" w:rsidR="006E0A50" w:rsidRPr="00D85136" w:rsidRDefault="006E0A50" w:rsidP="00CB64D2">
      <w:pPr>
        <w:pStyle w:val="paragraph"/>
        <w:spacing w:before="0" w:beforeAutospacing="0" w:after="0" w:afterAutospacing="0"/>
        <w:textAlignment w:val="baseline"/>
        <w:rPr>
          <w:rStyle w:val="eop"/>
          <w:rFonts w:eastAsiaTheme="majorEastAsia"/>
        </w:rPr>
      </w:pPr>
    </w:p>
    <w:p w14:paraId="63D8CC6E" w14:textId="72AE6CAF" w:rsidR="006E0A50" w:rsidRPr="00D85136" w:rsidRDefault="00555758"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Firstly,</w:t>
      </w:r>
      <w:r w:rsidR="00683588" w:rsidRPr="00D85136">
        <w:rPr>
          <w:rStyle w:val="eop"/>
          <w:rFonts w:eastAsiaTheme="majorEastAsia"/>
        </w:rPr>
        <w:t xml:space="preserve"> the GEV is fitted to the data associated with station 795</w:t>
      </w:r>
      <w:r w:rsidR="003F69DF" w:rsidRPr="00D85136">
        <w:rPr>
          <w:rStyle w:val="eop"/>
          <w:rFonts w:eastAsiaTheme="majorEastAsia"/>
        </w:rPr>
        <w:t xml:space="preserve">. This provides a singular point of comparison in assessing the strength of fit of the model. </w:t>
      </w:r>
      <w:r w:rsidR="006E0A50" w:rsidRPr="00D85136">
        <w:rPr>
          <w:rStyle w:val="eop"/>
          <w:rFonts w:eastAsiaTheme="majorEastAsia"/>
        </w:rPr>
        <w:t xml:space="preserve">The Generalized Extreme Value (GEV) distribution parameters </w:t>
      </w:r>
      <w:r w:rsidR="00866A43" w:rsidRPr="00D85136">
        <w:rPr>
          <w:rStyle w:val="eop"/>
          <w:rFonts w:eastAsiaTheme="majorEastAsia"/>
        </w:rPr>
        <w:t xml:space="preserve">using the block maxima approach </w:t>
      </w:r>
      <w:r w:rsidR="006E0A50" w:rsidRPr="00D85136">
        <w:rPr>
          <w:rStyle w:val="eop"/>
          <w:rFonts w:eastAsiaTheme="majorEastAsia"/>
        </w:rPr>
        <w:t>were estimated using the Maximum Likelihood Estimation (MLE) method. The negative log-likelihood value for the model fit was -20.97111, indicating reasonable fit to the annual maximum surge data.</w:t>
      </w:r>
    </w:p>
    <w:p w14:paraId="14A48E6E" w14:textId="77777777" w:rsidR="006E0A50" w:rsidRPr="00D85136" w:rsidRDefault="006E0A50" w:rsidP="00CB64D2">
      <w:pPr>
        <w:pStyle w:val="paragraph"/>
        <w:spacing w:before="0" w:beforeAutospacing="0" w:after="0" w:afterAutospacing="0"/>
        <w:textAlignment w:val="baseline"/>
        <w:rPr>
          <w:rStyle w:val="eop"/>
          <w:rFonts w:eastAsiaTheme="majorEastAsia"/>
        </w:rPr>
      </w:pPr>
    </w:p>
    <w:p w14:paraId="6E95A187" w14:textId="02F0EEEB" w:rsidR="006E0A50" w:rsidRPr="00D85136" w:rsidRDefault="007E4368" w:rsidP="001F246D">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 xml:space="preserve">The estimated parameters for the GEV distribution are as follows: location (μ) = 0.7659, scale (σ) = 0.1167, and shape (ξ) = -0.0274. The standard errors for these estimates are 0.0222, 0.0162, and 0.1354 respectively, suggesting </w:t>
      </w:r>
      <w:r w:rsidR="002C124F" w:rsidRPr="00D85136">
        <w:rPr>
          <w:rStyle w:val="eop"/>
          <w:rFonts w:eastAsiaTheme="majorEastAsia"/>
        </w:rPr>
        <w:t>acceptable</w:t>
      </w:r>
      <w:r w:rsidRPr="00D85136">
        <w:rPr>
          <w:rStyle w:val="eop"/>
          <w:rFonts w:eastAsiaTheme="majorEastAsia"/>
        </w:rPr>
        <w:t xml:space="preserve"> precision in the parameter estimates.</w:t>
      </w:r>
    </w:p>
    <w:p w14:paraId="52241057" w14:textId="77777777" w:rsidR="00206C07" w:rsidRPr="00D85136" w:rsidRDefault="00206C07" w:rsidP="00CB64D2">
      <w:pPr>
        <w:pStyle w:val="paragraph"/>
        <w:spacing w:before="0" w:beforeAutospacing="0" w:after="0" w:afterAutospacing="0"/>
        <w:textAlignment w:val="baseline"/>
        <w:rPr>
          <w:rStyle w:val="eop"/>
          <w:rFonts w:eastAsiaTheme="majorEastAsia"/>
        </w:rPr>
      </w:pPr>
    </w:p>
    <w:p w14:paraId="1478CF93" w14:textId="77777777" w:rsidR="00BE2448" w:rsidRPr="00D85136" w:rsidRDefault="00BE2448" w:rsidP="00CB64D2">
      <w:pPr>
        <w:pStyle w:val="paragraph"/>
        <w:spacing w:before="0" w:beforeAutospacing="0" w:after="0" w:afterAutospacing="0"/>
        <w:textAlignment w:val="baseline"/>
        <w:rPr>
          <w:rStyle w:val="eop"/>
          <w:rFonts w:eastAsiaTheme="majorEastAsia"/>
        </w:rPr>
      </w:pPr>
    </w:p>
    <w:p w14:paraId="58AE55B7" w14:textId="43152C3D" w:rsidR="00206C07" w:rsidRPr="00D85136" w:rsidRDefault="00206C07" w:rsidP="00A32712">
      <w:pPr>
        <w:pStyle w:val="paragraph"/>
        <w:spacing w:before="0" w:beforeAutospacing="0" w:after="0" w:afterAutospacing="0"/>
        <w:jc w:val="center"/>
        <w:textAlignment w:val="baseline"/>
        <w:rPr>
          <w:rStyle w:val="eop"/>
          <w:rFonts w:eastAsiaTheme="majorEastAsia"/>
        </w:rPr>
      </w:pPr>
      <w:r w:rsidRPr="00D85136">
        <w:rPr>
          <w:rStyle w:val="eop"/>
          <w:rFonts w:eastAsiaTheme="majorEastAsia"/>
          <w:noProof/>
        </w:rPr>
        <w:lastRenderedPageBreak/>
        <w:drawing>
          <wp:inline distT="0" distB="0" distL="0" distR="0" wp14:anchorId="499598CA" wp14:editId="16686238">
            <wp:extent cx="5252508" cy="3241548"/>
            <wp:effectExtent l="0" t="0" r="5715" b="0"/>
            <wp:docPr id="2111651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549" cy="3250213"/>
                    </a:xfrm>
                    <a:prstGeom prst="rect">
                      <a:avLst/>
                    </a:prstGeom>
                    <a:noFill/>
                  </pic:spPr>
                </pic:pic>
              </a:graphicData>
            </a:graphic>
          </wp:inline>
        </w:drawing>
      </w:r>
    </w:p>
    <w:p w14:paraId="34792677" w14:textId="11038625" w:rsidR="00D14B22" w:rsidRPr="00D85136" w:rsidRDefault="00D14B22" w:rsidP="00D14B22">
      <w:pPr>
        <w:pStyle w:val="paragraph"/>
        <w:spacing w:before="0" w:beforeAutospacing="0" w:after="0" w:afterAutospacing="0"/>
        <w:jc w:val="center"/>
        <w:textAlignment w:val="baseline"/>
        <w:rPr>
          <w:rStyle w:val="eop"/>
          <w:rFonts w:eastAsiaTheme="majorEastAsia"/>
          <w:i/>
          <w:iCs/>
          <w:sz w:val="20"/>
          <w:szCs w:val="20"/>
        </w:rPr>
      </w:pPr>
      <w:r w:rsidRPr="00D85136">
        <w:rPr>
          <w:rStyle w:val="eop"/>
          <w:rFonts w:eastAsiaTheme="majorEastAsia"/>
          <w:i/>
          <w:iCs/>
          <w:sz w:val="20"/>
          <w:szCs w:val="20"/>
        </w:rPr>
        <w:t xml:space="preserve">Figure </w:t>
      </w:r>
      <w:r w:rsidR="009124EB" w:rsidRPr="00D85136">
        <w:rPr>
          <w:rStyle w:val="eop"/>
          <w:rFonts w:eastAsiaTheme="majorEastAsia"/>
          <w:i/>
          <w:iCs/>
          <w:sz w:val="20"/>
          <w:szCs w:val="20"/>
        </w:rPr>
        <w:t>8</w:t>
      </w:r>
      <w:r w:rsidRPr="00D85136">
        <w:rPr>
          <w:rStyle w:val="eop"/>
          <w:rFonts w:eastAsiaTheme="majorEastAsia"/>
          <w:i/>
          <w:iCs/>
          <w:sz w:val="20"/>
          <w:szCs w:val="20"/>
        </w:rPr>
        <w:t>: Block maxima extreme value distribution for station 795 (Dun Loaghaire).</w:t>
      </w:r>
    </w:p>
    <w:p w14:paraId="7F06081B" w14:textId="77777777" w:rsidR="00D14B22" w:rsidRPr="00D85136" w:rsidRDefault="00D14B22" w:rsidP="00CB64D2">
      <w:pPr>
        <w:pStyle w:val="paragraph"/>
        <w:spacing w:before="0" w:beforeAutospacing="0" w:after="0" w:afterAutospacing="0"/>
        <w:textAlignment w:val="baseline"/>
        <w:rPr>
          <w:rStyle w:val="eop"/>
          <w:rFonts w:eastAsiaTheme="majorEastAsia"/>
        </w:rPr>
      </w:pPr>
    </w:p>
    <w:p w14:paraId="5D5FEAFD" w14:textId="157A67C3" w:rsidR="00206C07" w:rsidRPr="00D85136" w:rsidRDefault="00206C07"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i/>
          <w:iCs/>
        </w:rPr>
        <w:t xml:space="preserve">Figure </w:t>
      </w:r>
      <w:r w:rsidR="009124EB" w:rsidRPr="00D85136">
        <w:rPr>
          <w:rStyle w:val="eop"/>
          <w:rFonts w:eastAsiaTheme="majorEastAsia"/>
          <w:i/>
          <w:iCs/>
        </w:rPr>
        <w:t>8</w:t>
      </w:r>
      <w:r w:rsidRPr="00D85136">
        <w:rPr>
          <w:rStyle w:val="eop"/>
          <w:rFonts w:eastAsiaTheme="majorEastAsia"/>
        </w:rPr>
        <w:t xml:space="preserve"> shows the resulting </w:t>
      </w:r>
      <w:r w:rsidR="00FC3CD4" w:rsidRPr="00D85136">
        <w:rPr>
          <w:rStyle w:val="eop"/>
          <w:rFonts w:eastAsiaTheme="majorEastAsia"/>
        </w:rPr>
        <w:t>distribution of the extreme values</w:t>
      </w:r>
      <w:r w:rsidR="008A4113" w:rsidRPr="00D85136">
        <w:rPr>
          <w:rStyle w:val="eop"/>
          <w:rFonts w:eastAsiaTheme="majorEastAsia"/>
        </w:rPr>
        <w:t xml:space="preserve"> for station 795 (Dun Laoghaire)</w:t>
      </w:r>
      <w:r w:rsidR="00FC3CD4" w:rsidRPr="00D85136">
        <w:rPr>
          <w:rStyle w:val="eop"/>
          <w:rFonts w:eastAsiaTheme="majorEastAsia"/>
        </w:rPr>
        <w:t>.</w:t>
      </w:r>
      <w:r w:rsidR="00921DDB" w:rsidRPr="00D85136">
        <w:rPr>
          <w:rStyle w:val="eop"/>
          <w:rFonts w:eastAsiaTheme="majorEastAsia"/>
        </w:rPr>
        <w:t xml:space="preserve"> The shape parameter being very close to zero suggests a Gumbel distribution.</w:t>
      </w:r>
    </w:p>
    <w:p w14:paraId="562459AF" w14:textId="77777777" w:rsidR="002C124F" w:rsidRPr="00D85136" w:rsidRDefault="002C124F" w:rsidP="00CB64D2">
      <w:pPr>
        <w:pStyle w:val="paragraph"/>
        <w:spacing w:before="0" w:beforeAutospacing="0" w:after="0" w:afterAutospacing="0"/>
        <w:textAlignment w:val="baseline"/>
        <w:rPr>
          <w:rStyle w:val="eop"/>
          <w:rFonts w:eastAsiaTheme="majorEastAsia"/>
        </w:rPr>
      </w:pPr>
    </w:p>
    <w:p w14:paraId="2345C8DB" w14:textId="37E60F5B" w:rsidR="002C124F" w:rsidRPr="00D85136" w:rsidRDefault="002C124F" w:rsidP="001F246D">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The covariance matrix of the parameter estimates is shown in Table X</w:t>
      </w:r>
      <w:r w:rsidR="00E44E06" w:rsidRPr="00D85136">
        <w:rPr>
          <w:rStyle w:val="eop"/>
          <w:rFonts w:eastAsiaTheme="majorEastAsia"/>
        </w:rPr>
        <w:t xml:space="preserve"> (Appendix)</w:t>
      </w:r>
      <w:r w:rsidRPr="00D85136">
        <w:rPr>
          <w:rStyle w:val="eop"/>
          <w:rFonts w:eastAsiaTheme="majorEastAsia"/>
        </w:rPr>
        <w:t>. This matrix provides insights into the relationships between the estimated parameters, with off-diagonal elements indicating the covariances.</w:t>
      </w:r>
    </w:p>
    <w:p w14:paraId="2478E980" w14:textId="77777777" w:rsidR="00E055A7" w:rsidRPr="00D85136" w:rsidRDefault="00E055A7" w:rsidP="00CB64D2">
      <w:pPr>
        <w:pStyle w:val="paragraph"/>
        <w:spacing w:before="0" w:beforeAutospacing="0" w:after="0" w:afterAutospacing="0"/>
        <w:textAlignment w:val="baseline"/>
        <w:rPr>
          <w:rStyle w:val="eop"/>
          <w:rFonts w:eastAsiaTheme="majorEastAsia"/>
        </w:rPr>
      </w:pPr>
    </w:p>
    <w:p w14:paraId="746AD994" w14:textId="10A8D61A" w:rsidR="00E055A7" w:rsidRPr="00D85136" w:rsidRDefault="00E055A7" w:rsidP="001F246D">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The Akaike Information Criterion (AIC) and Bayesian Information Criterion (BIC) values for the model are -35.94222 and -31.19166, respectively. These values support the adequacy of the model for the given data</w:t>
      </w:r>
      <w:r w:rsidR="00C77596" w:rsidRPr="00D85136">
        <w:rPr>
          <w:rStyle w:val="eop"/>
          <w:rFonts w:eastAsiaTheme="majorEastAsia"/>
        </w:rPr>
        <w:t>. We will compare these results with those form the Peaks-Over-Threshold method in the next section.</w:t>
      </w:r>
    </w:p>
    <w:p w14:paraId="00C38CB3" w14:textId="77777777" w:rsidR="00E055A7" w:rsidRPr="00D85136" w:rsidRDefault="00E055A7" w:rsidP="00CB64D2">
      <w:pPr>
        <w:pStyle w:val="paragraph"/>
        <w:spacing w:before="0" w:beforeAutospacing="0" w:after="0" w:afterAutospacing="0"/>
        <w:textAlignment w:val="baseline"/>
        <w:rPr>
          <w:rStyle w:val="eop"/>
          <w:rFonts w:eastAsiaTheme="majorEastAsia"/>
        </w:rPr>
      </w:pPr>
    </w:p>
    <w:p w14:paraId="4241E0AA" w14:textId="4A9BEA42" w:rsidR="00E055A7" w:rsidRPr="00D85136" w:rsidRDefault="00367992" w:rsidP="001F246D">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For station 795, t</w:t>
      </w:r>
      <w:r w:rsidR="00E055A7" w:rsidRPr="00D85136">
        <w:rPr>
          <w:rStyle w:val="eop"/>
          <w:rFonts w:eastAsiaTheme="majorEastAsia"/>
        </w:rPr>
        <w:t xml:space="preserve">he return levels for </w:t>
      </w:r>
      <w:r w:rsidR="00D14B22" w:rsidRPr="00D85136">
        <w:rPr>
          <w:rStyle w:val="eop"/>
          <w:rFonts w:eastAsiaTheme="majorEastAsia"/>
        </w:rPr>
        <w:t xml:space="preserve">2-year, </w:t>
      </w:r>
      <w:r w:rsidR="00E055A7" w:rsidRPr="00D85136">
        <w:rPr>
          <w:rStyle w:val="eop"/>
          <w:rFonts w:eastAsiaTheme="majorEastAsia"/>
        </w:rPr>
        <w:t xml:space="preserve">5-year, 20-year, and 100-year periods were estimated as </w:t>
      </w:r>
      <w:r w:rsidR="00173F90" w:rsidRPr="00D85136">
        <w:rPr>
          <w:rStyle w:val="eop"/>
          <w:rFonts w:eastAsiaTheme="majorEastAsia"/>
        </w:rPr>
        <w:t xml:space="preserve">0.8085, </w:t>
      </w:r>
      <w:r w:rsidR="00E055A7" w:rsidRPr="00D85136">
        <w:rPr>
          <w:rStyle w:val="eop"/>
          <w:rFonts w:eastAsiaTheme="majorEastAsia"/>
        </w:rPr>
        <w:t>0.9374, 1.0989, and 1.2704 meters, respectively. The 95% confidence intervals for these return levels provide a range within which the true values are expected to lie, indicating the uncertainty in these predictions (Table Y</w:t>
      </w:r>
      <w:r w:rsidR="00E44E06" w:rsidRPr="00D85136">
        <w:rPr>
          <w:rStyle w:val="eop"/>
          <w:rFonts w:eastAsiaTheme="majorEastAsia"/>
        </w:rPr>
        <w:t xml:space="preserve"> </w:t>
      </w:r>
      <w:r w:rsidR="009B42CF" w:rsidRPr="00D85136">
        <w:rPr>
          <w:rStyle w:val="eop"/>
          <w:rFonts w:eastAsiaTheme="majorEastAsia"/>
        </w:rPr>
        <w:t>- Appendix</w:t>
      </w:r>
      <w:r w:rsidR="00E055A7" w:rsidRPr="00D85136">
        <w:rPr>
          <w:rStyle w:val="eop"/>
          <w:rFonts w:eastAsiaTheme="majorEastAsia"/>
        </w:rPr>
        <w:t>).</w:t>
      </w:r>
    </w:p>
    <w:p w14:paraId="069C34A5" w14:textId="77777777" w:rsidR="00FE65A6" w:rsidRPr="00D85136" w:rsidRDefault="00FE65A6" w:rsidP="00CB64D2">
      <w:pPr>
        <w:pStyle w:val="paragraph"/>
        <w:spacing w:before="0" w:beforeAutospacing="0" w:after="0" w:afterAutospacing="0"/>
        <w:textAlignment w:val="baseline"/>
        <w:rPr>
          <w:rStyle w:val="eop"/>
          <w:rFonts w:eastAsiaTheme="majorEastAsia"/>
        </w:rPr>
      </w:pPr>
    </w:p>
    <w:p w14:paraId="56117694" w14:textId="26734797" w:rsidR="00FE65A6" w:rsidRPr="00D85136" w:rsidRDefault="00C66031" w:rsidP="001F246D">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 xml:space="preserve">The </w:t>
      </w:r>
      <w:r w:rsidR="00977697" w:rsidRPr="00D85136">
        <w:rPr>
          <w:rStyle w:val="eop"/>
          <w:rFonts w:eastAsiaTheme="majorEastAsia"/>
        </w:rPr>
        <w:t xml:space="preserve">GEV model was applied to </w:t>
      </w:r>
      <w:r w:rsidRPr="00D85136">
        <w:rPr>
          <w:rStyle w:val="eop"/>
          <w:rFonts w:eastAsiaTheme="majorEastAsia"/>
        </w:rPr>
        <w:t>all the stations in the dataset</w:t>
      </w:r>
      <w:r w:rsidR="000240FB" w:rsidRPr="00D85136">
        <w:rPr>
          <w:rStyle w:val="eop"/>
          <w:rFonts w:eastAsiaTheme="majorEastAsia"/>
        </w:rPr>
        <w:t>.</w:t>
      </w:r>
      <w:r w:rsidR="00B20B24" w:rsidRPr="00D85136">
        <w:rPr>
          <w:rStyle w:val="eop"/>
          <w:rFonts w:eastAsiaTheme="majorEastAsia"/>
        </w:rPr>
        <w:t xml:space="preserve"> The resulting return levels </w:t>
      </w:r>
      <w:r w:rsidR="004E6AB6" w:rsidRPr="00D85136">
        <w:rPr>
          <w:rStyle w:val="eop"/>
          <w:rFonts w:eastAsiaTheme="majorEastAsia"/>
        </w:rPr>
        <w:t xml:space="preserve">for the </w:t>
      </w:r>
      <w:r w:rsidR="00D14B22" w:rsidRPr="00D85136">
        <w:rPr>
          <w:rStyle w:val="eop"/>
          <w:rFonts w:eastAsiaTheme="majorEastAsia"/>
        </w:rPr>
        <w:t xml:space="preserve">2, </w:t>
      </w:r>
      <w:r w:rsidR="004E6AB6" w:rsidRPr="00D85136">
        <w:rPr>
          <w:rStyle w:val="eop"/>
          <w:rFonts w:eastAsiaTheme="majorEastAsia"/>
        </w:rPr>
        <w:t>5, 20 and 100-year return levels were then plotted on a heatmap of the Irish coast as shown</w:t>
      </w:r>
      <w:r w:rsidR="00D14B22" w:rsidRPr="00D85136">
        <w:rPr>
          <w:rStyle w:val="eop"/>
          <w:rFonts w:eastAsiaTheme="majorEastAsia"/>
        </w:rPr>
        <w:t xml:space="preserve"> in </w:t>
      </w:r>
      <w:r w:rsidR="002B7878" w:rsidRPr="00D85136">
        <w:rPr>
          <w:rStyle w:val="eop"/>
          <w:rFonts w:eastAsiaTheme="majorEastAsia"/>
          <w:i/>
          <w:iCs/>
        </w:rPr>
        <w:t>F</w:t>
      </w:r>
      <w:r w:rsidR="00D14B22" w:rsidRPr="00D85136">
        <w:rPr>
          <w:rStyle w:val="eop"/>
          <w:rFonts w:eastAsiaTheme="majorEastAsia"/>
          <w:i/>
          <w:iCs/>
        </w:rPr>
        <w:t xml:space="preserve">igure </w:t>
      </w:r>
      <w:r w:rsidR="002B7878" w:rsidRPr="00D85136">
        <w:rPr>
          <w:rStyle w:val="eop"/>
          <w:rFonts w:eastAsiaTheme="majorEastAsia"/>
          <w:i/>
          <w:iCs/>
        </w:rPr>
        <w:t>9</w:t>
      </w:r>
      <w:r w:rsidR="004E6AB6" w:rsidRPr="00D85136">
        <w:rPr>
          <w:rStyle w:val="eop"/>
          <w:rFonts w:eastAsiaTheme="majorEastAsia"/>
        </w:rPr>
        <w:t xml:space="preserve"> below.</w:t>
      </w:r>
      <w:r w:rsidR="000240FB" w:rsidRPr="00D85136">
        <w:rPr>
          <w:rStyle w:val="eop"/>
          <w:rFonts w:eastAsiaTheme="majorEastAsia"/>
        </w:rPr>
        <w:t xml:space="preserve"> </w:t>
      </w:r>
    </w:p>
    <w:p w14:paraId="7DB32AC0" w14:textId="77777777" w:rsidR="002B7878" w:rsidRPr="00D85136" w:rsidRDefault="002B7878" w:rsidP="00CB64D2">
      <w:pPr>
        <w:pStyle w:val="paragraph"/>
        <w:spacing w:before="0" w:beforeAutospacing="0" w:after="0" w:afterAutospacing="0"/>
        <w:textAlignment w:val="baseline"/>
        <w:rPr>
          <w:rStyle w:val="eop"/>
          <w:rFonts w:eastAsiaTheme="majorEastAsia"/>
        </w:rPr>
      </w:pPr>
    </w:p>
    <w:p w14:paraId="3901C4C8" w14:textId="30DE17DF" w:rsidR="00032073" w:rsidRPr="00D85136" w:rsidRDefault="00032073" w:rsidP="00CB64D2">
      <w:pPr>
        <w:pStyle w:val="paragraph"/>
        <w:spacing w:before="0" w:beforeAutospacing="0" w:after="0" w:afterAutospacing="0"/>
        <w:textAlignment w:val="baseline"/>
        <w:rPr>
          <w:rStyle w:val="eop"/>
          <w:rFonts w:eastAsiaTheme="majorEastAsia"/>
        </w:rPr>
      </w:pPr>
    </w:p>
    <w:p w14:paraId="72A76068" w14:textId="33A31C5B" w:rsidR="00EB48D1" w:rsidRPr="00D85136" w:rsidRDefault="00BD0270" w:rsidP="00A32712">
      <w:pPr>
        <w:pStyle w:val="paragraph"/>
        <w:spacing w:before="0" w:beforeAutospacing="0" w:after="0" w:afterAutospacing="0"/>
        <w:jc w:val="center"/>
        <w:textAlignment w:val="baseline"/>
        <w:rPr>
          <w:rStyle w:val="eop"/>
          <w:rFonts w:eastAsiaTheme="majorEastAsia"/>
        </w:rPr>
      </w:pPr>
      <w:r w:rsidRPr="00D85136">
        <w:rPr>
          <w:rStyle w:val="eop"/>
          <w:rFonts w:eastAsiaTheme="majorEastAsia"/>
          <w:noProof/>
        </w:rPr>
        <w:lastRenderedPageBreak/>
        <w:drawing>
          <wp:inline distT="0" distB="0" distL="0" distR="0" wp14:anchorId="51BE5444" wp14:editId="3B36D547">
            <wp:extent cx="2320632" cy="3373427"/>
            <wp:effectExtent l="0" t="0" r="3810" b="0"/>
            <wp:docPr id="513108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l="29118" t="1" r="28993" b="1332"/>
                    <a:stretch/>
                  </pic:blipFill>
                  <pic:spPr bwMode="auto">
                    <a:xfrm>
                      <a:off x="0" y="0"/>
                      <a:ext cx="2350677" cy="3417103"/>
                    </a:xfrm>
                    <a:prstGeom prst="rect">
                      <a:avLst/>
                    </a:prstGeom>
                    <a:noFill/>
                    <a:ln>
                      <a:noFill/>
                    </a:ln>
                    <a:extLst>
                      <a:ext uri="{53640926-AAD7-44D8-BBD7-CCE9431645EC}">
                        <a14:shadowObscured xmlns:a14="http://schemas.microsoft.com/office/drawing/2010/main"/>
                      </a:ext>
                    </a:extLst>
                  </pic:spPr>
                </pic:pic>
              </a:graphicData>
            </a:graphic>
          </wp:inline>
        </w:drawing>
      </w:r>
      <w:r w:rsidR="002F5A34" w:rsidRPr="00D85136">
        <w:rPr>
          <w:rStyle w:val="eop"/>
          <w:rFonts w:eastAsiaTheme="majorEastAsia"/>
          <w:noProof/>
        </w:rPr>
        <w:drawing>
          <wp:inline distT="0" distB="0" distL="0" distR="0" wp14:anchorId="32CA3C56" wp14:editId="0D737E73">
            <wp:extent cx="2305900" cy="3367453"/>
            <wp:effectExtent l="0" t="0" r="0" b="4445"/>
            <wp:docPr id="16140947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l="29239" r="29080" b="1369"/>
                    <a:stretch/>
                  </pic:blipFill>
                  <pic:spPr bwMode="auto">
                    <a:xfrm>
                      <a:off x="0" y="0"/>
                      <a:ext cx="2340707" cy="3418284"/>
                    </a:xfrm>
                    <a:prstGeom prst="rect">
                      <a:avLst/>
                    </a:prstGeom>
                    <a:noFill/>
                    <a:ln>
                      <a:noFill/>
                    </a:ln>
                    <a:extLst>
                      <a:ext uri="{53640926-AAD7-44D8-BBD7-CCE9431645EC}">
                        <a14:shadowObscured xmlns:a14="http://schemas.microsoft.com/office/drawing/2010/main"/>
                      </a:ext>
                    </a:extLst>
                  </pic:spPr>
                </pic:pic>
              </a:graphicData>
            </a:graphic>
          </wp:inline>
        </w:drawing>
      </w:r>
    </w:p>
    <w:p w14:paraId="67651417" w14:textId="7FB6079D" w:rsidR="00EB48D1" w:rsidRPr="00D85136" w:rsidRDefault="001810A6" w:rsidP="00A32712">
      <w:pPr>
        <w:pStyle w:val="paragraph"/>
        <w:spacing w:before="0" w:beforeAutospacing="0" w:after="0" w:afterAutospacing="0"/>
        <w:jc w:val="center"/>
        <w:textAlignment w:val="baseline"/>
        <w:rPr>
          <w:rStyle w:val="eop"/>
          <w:rFonts w:eastAsiaTheme="majorEastAsia"/>
        </w:rPr>
      </w:pPr>
      <w:r w:rsidRPr="00D85136">
        <w:rPr>
          <w:rStyle w:val="eop"/>
          <w:rFonts w:eastAsiaTheme="majorEastAsia"/>
          <w:noProof/>
        </w:rPr>
        <w:drawing>
          <wp:inline distT="0" distB="0" distL="0" distR="0" wp14:anchorId="625FEE45" wp14:editId="47DC9390">
            <wp:extent cx="2294792" cy="3347408"/>
            <wp:effectExtent l="0" t="0" r="0" b="5715"/>
            <wp:docPr id="19516962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l="29135" t="1380" r="29141" b="-1"/>
                    <a:stretch/>
                  </pic:blipFill>
                  <pic:spPr bwMode="auto">
                    <a:xfrm>
                      <a:off x="0" y="0"/>
                      <a:ext cx="2328915" cy="3397183"/>
                    </a:xfrm>
                    <a:prstGeom prst="rect">
                      <a:avLst/>
                    </a:prstGeom>
                    <a:noFill/>
                    <a:ln>
                      <a:noFill/>
                    </a:ln>
                    <a:extLst>
                      <a:ext uri="{53640926-AAD7-44D8-BBD7-CCE9431645EC}">
                        <a14:shadowObscured xmlns:a14="http://schemas.microsoft.com/office/drawing/2010/main"/>
                      </a:ext>
                    </a:extLst>
                  </pic:spPr>
                </pic:pic>
              </a:graphicData>
            </a:graphic>
          </wp:inline>
        </w:drawing>
      </w:r>
      <w:r w:rsidR="00032073" w:rsidRPr="00D85136">
        <w:rPr>
          <w:rStyle w:val="eop"/>
          <w:rFonts w:eastAsiaTheme="majorEastAsia"/>
          <w:noProof/>
        </w:rPr>
        <w:drawing>
          <wp:inline distT="0" distB="0" distL="0" distR="0" wp14:anchorId="33C61442" wp14:editId="13587A97">
            <wp:extent cx="2294792" cy="3356920"/>
            <wp:effectExtent l="0" t="0" r="0" b="0"/>
            <wp:docPr id="15644297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l="29104" t="1184" r="29208"/>
                    <a:stretch/>
                  </pic:blipFill>
                  <pic:spPr bwMode="auto">
                    <a:xfrm>
                      <a:off x="0" y="0"/>
                      <a:ext cx="2344626" cy="3429819"/>
                    </a:xfrm>
                    <a:prstGeom prst="rect">
                      <a:avLst/>
                    </a:prstGeom>
                    <a:noFill/>
                    <a:ln>
                      <a:noFill/>
                    </a:ln>
                    <a:extLst>
                      <a:ext uri="{53640926-AAD7-44D8-BBD7-CCE9431645EC}">
                        <a14:shadowObscured xmlns:a14="http://schemas.microsoft.com/office/drawing/2010/main"/>
                      </a:ext>
                    </a:extLst>
                  </pic:spPr>
                </pic:pic>
              </a:graphicData>
            </a:graphic>
          </wp:inline>
        </w:drawing>
      </w:r>
    </w:p>
    <w:p w14:paraId="1A060AB0" w14:textId="77777777" w:rsidR="00EB48D1" w:rsidRPr="00D85136" w:rsidRDefault="00EB48D1" w:rsidP="00CB64D2">
      <w:pPr>
        <w:pStyle w:val="paragraph"/>
        <w:spacing w:before="0" w:beforeAutospacing="0" w:after="0" w:afterAutospacing="0"/>
        <w:textAlignment w:val="baseline"/>
        <w:rPr>
          <w:rStyle w:val="eop"/>
          <w:rFonts w:eastAsiaTheme="majorEastAsia"/>
        </w:rPr>
      </w:pPr>
    </w:p>
    <w:p w14:paraId="1E51DFEB" w14:textId="47E8DFEF" w:rsidR="00EB48D1" w:rsidRPr="00D85136" w:rsidRDefault="00D14B22" w:rsidP="00173F90">
      <w:pPr>
        <w:pStyle w:val="paragraph"/>
        <w:spacing w:before="0" w:beforeAutospacing="0" w:after="0" w:afterAutospacing="0"/>
        <w:jc w:val="center"/>
        <w:textAlignment w:val="baseline"/>
        <w:rPr>
          <w:rStyle w:val="eop"/>
          <w:rFonts w:eastAsiaTheme="majorEastAsia"/>
          <w:i/>
          <w:iCs/>
          <w:sz w:val="20"/>
          <w:szCs w:val="20"/>
        </w:rPr>
      </w:pPr>
      <w:r w:rsidRPr="00D85136">
        <w:rPr>
          <w:rStyle w:val="eop"/>
          <w:rFonts w:eastAsiaTheme="majorEastAsia"/>
          <w:i/>
          <w:iCs/>
          <w:sz w:val="20"/>
          <w:szCs w:val="20"/>
        </w:rPr>
        <w:t xml:space="preserve">Figure </w:t>
      </w:r>
      <w:r w:rsidR="009124EB" w:rsidRPr="00D85136">
        <w:rPr>
          <w:rStyle w:val="eop"/>
          <w:rFonts w:eastAsiaTheme="majorEastAsia"/>
          <w:i/>
          <w:iCs/>
          <w:sz w:val="20"/>
          <w:szCs w:val="20"/>
        </w:rPr>
        <w:t>9</w:t>
      </w:r>
      <w:r w:rsidRPr="00D85136">
        <w:rPr>
          <w:rStyle w:val="eop"/>
          <w:rFonts w:eastAsiaTheme="majorEastAsia"/>
          <w:i/>
          <w:iCs/>
          <w:sz w:val="20"/>
          <w:szCs w:val="20"/>
        </w:rPr>
        <w:t xml:space="preserve">: </w:t>
      </w:r>
      <w:r w:rsidR="00173F90" w:rsidRPr="00D85136">
        <w:rPr>
          <w:rStyle w:val="eop"/>
          <w:rFonts w:eastAsiaTheme="majorEastAsia"/>
          <w:i/>
          <w:iCs/>
          <w:sz w:val="20"/>
          <w:szCs w:val="20"/>
        </w:rPr>
        <w:t>Block maxima calculated return levels mapped continuously for the 2-, 5-, 20-, and 100-year periods respectively.</w:t>
      </w:r>
    </w:p>
    <w:p w14:paraId="5B78C356" w14:textId="77777777" w:rsidR="007C3A13" w:rsidRPr="00D85136" w:rsidRDefault="007C3A13" w:rsidP="00CB64D2">
      <w:pPr>
        <w:pStyle w:val="paragraph"/>
        <w:spacing w:before="0" w:beforeAutospacing="0" w:after="0" w:afterAutospacing="0"/>
        <w:textAlignment w:val="baseline"/>
        <w:rPr>
          <w:rStyle w:val="eop"/>
          <w:rFonts w:eastAsiaTheme="majorEastAsia"/>
        </w:rPr>
      </w:pPr>
    </w:p>
    <w:p w14:paraId="4EC38EAD" w14:textId="78EB3D29" w:rsidR="004E6AB6" w:rsidRPr="00D85136" w:rsidRDefault="004E6AB6"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i/>
          <w:iCs/>
        </w:rPr>
        <w:t xml:space="preserve">Figure </w:t>
      </w:r>
      <w:r w:rsidR="009124EB" w:rsidRPr="00D85136">
        <w:rPr>
          <w:rStyle w:val="eop"/>
          <w:rFonts w:eastAsiaTheme="majorEastAsia"/>
          <w:i/>
          <w:iCs/>
        </w:rPr>
        <w:t>9</w:t>
      </w:r>
      <w:r w:rsidR="00A47E25" w:rsidRPr="00D85136">
        <w:rPr>
          <w:rStyle w:val="eop"/>
          <w:rFonts w:eastAsiaTheme="majorEastAsia"/>
        </w:rPr>
        <w:t xml:space="preserve"> </w:t>
      </w:r>
      <w:r w:rsidRPr="00D85136">
        <w:rPr>
          <w:rStyle w:val="eop"/>
          <w:rFonts w:eastAsiaTheme="majorEastAsia"/>
        </w:rPr>
        <w:t>show</w:t>
      </w:r>
      <w:r w:rsidR="00A47E25" w:rsidRPr="00D85136">
        <w:rPr>
          <w:rStyle w:val="eop"/>
          <w:rFonts w:eastAsiaTheme="majorEastAsia"/>
        </w:rPr>
        <w:t>s</w:t>
      </w:r>
      <w:r w:rsidRPr="00D85136">
        <w:rPr>
          <w:rStyle w:val="eop"/>
          <w:rFonts w:eastAsiaTheme="majorEastAsia"/>
        </w:rPr>
        <w:t xml:space="preserve"> the </w:t>
      </w:r>
      <w:r w:rsidR="0033639D" w:rsidRPr="00D85136">
        <w:rPr>
          <w:rStyle w:val="eop"/>
          <w:rFonts w:eastAsiaTheme="majorEastAsia"/>
        </w:rPr>
        <w:t>block maxima calculated return levels around the coast</w:t>
      </w:r>
      <w:r w:rsidR="00E71A30" w:rsidRPr="00D85136">
        <w:rPr>
          <w:rStyle w:val="eop"/>
          <w:rFonts w:eastAsiaTheme="majorEastAsia"/>
        </w:rPr>
        <w:t xml:space="preserve"> for </w:t>
      </w:r>
      <w:r w:rsidR="00A47E25" w:rsidRPr="00D85136">
        <w:rPr>
          <w:rStyle w:val="eop"/>
          <w:rFonts w:eastAsiaTheme="majorEastAsia"/>
        </w:rPr>
        <w:t xml:space="preserve">2-, </w:t>
      </w:r>
      <w:r w:rsidR="00E71A30" w:rsidRPr="00D85136">
        <w:rPr>
          <w:rStyle w:val="eop"/>
          <w:rFonts w:eastAsiaTheme="majorEastAsia"/>
        </w:rPr>
        <w:t>5-, 20-, and 100-year periods respectively</w:t>
      </w:r>
      <w:r w:rsidR="0033639D" w:rsidRPr="00D85136">
        <w:rPr>
          <w:rStyle w:val="eop"/>
          <w:rFonts w:eastAsiaTheme="majorEastAsia"/>
        </w:rPr>
        <w:t>.</w:t>
      </w:r>
      <w:r w:rsidR="00173F90" w:rsidRPr="00D85136">
        <w:rPr>
          <w:rStyle w:val="eop"/>
          <w:rFonts w:eastAsiaTheme="majorEastAsia"/>
        </w:rPr>
        <w:t xml:space="preserve"> Darker</w:t>
      </w:r>
      <w:r w:rsidR="002B7878" w:rsidRPr="00D85136">
        <w:rPr>
          <w:rStyle w:val="eop"/>
          <w:rFonts w:eastAsiaTheme="majorEastAsia"/>
        </w:rPr>
        <w:t xml:space="preserve"> </w:t>
      </w:r>
      <w:r w:rsidR="00173F90" w:rsidRPr="00D85136">
        <w:rPr>
          <w:rStyle w:val="eop"/>
          <w:rFonts w:eastAsiaTheme="majorEastAsia"/>
        </w:rPr>
        <w:t>coloured areas indicate higher return levels while lighter colours have lower return levels.</w:t>
      </w:r>
    </w:p>
    <w:p w14:paraId="10FF7763" w14:textId="77777777" w:rsidR="004D0E00" w:rsidRPr="00D85136" w:rsidRDefault="004D0E00" w:rsidP="00CB64D2">
      <w:pPr>
        <w:pStyle w:val="paragraph"/>
        <w:spacing w:before="0" w:beforeAutospacing="0" w:after="0" w:afterAutospacing="0"/>
        <w:textAlignment w:val="baseline"/>
        <w:rPr>
          <w:rStyle w:val="eop"/>
          <w:rFonts w:eastAsiaTheme="majorEastAsia"/>
        </w:rPr>
      </w:pPr>
    </w:p>
    <w:p w14:paraId="490EBBC3" w14:textId="425E08BA" w:rsidR="004D0E00" w:rsidRPr="00D85136" w:rsidRDefault="004D0E00"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 xml:space="preserve">The next </w:t>
      </w:r>
      <w:r w:rsidR="00F80B4D" w:rsidRPr="00D85136">
        <w:rPr>
          <w:rStyle w:val="eop"/>
          <w:rFonts w:eastAsiaTheme="majorEastAsia"/>
        </w:rPr>
        <w:t xml:space="preserve">objective was to calculate the exceedances of the </w:t>
      </w:r>
      <w:r w:rsidR="00B80BBB" w:rsidRPr="00D85136">
        <w:rPr>
          <w:rStyle w:val="eop"/>
          <w:rFonts w:eastAsiaTheme="majorEastAsia"/>
        </w:rPr>
        <w:t>5-year</w:t>
      </w:r>
      <w:r w:rsidR="00F80B4D" w:rsidRPr="00D85136">
        <w:rPr>
          <w:rStyle w:val="eop"/>
          <w:rFonts w:eastAsiaTheme="majorEastAsia"/>
        </w:rPr>
        <w:t xml:space="preserve"> return level for each station.</w:t>
      </w:r>
      <w:r w:rsidR="003B76E3" w:rsidRPr="00D85136">
        <w:rPr>
          <w:rStyle w:val="eop"/>
          <w:rFonts w:eastAsiaTheme="majorEastAsia"/>
        </w:rPr>
        <w:t xml:space="preserve"> Again, station 795 is used </w:t>
      </w:r>
      <w:r w:rsidR="00B80BBB" w:rsidRPr="00D85136">
        <w:rPr>
          <w:rStyle w:val="eop"/>
          <w:rFonts w:eastAsiaTheme="majorEastAsia"/>
        </w:rPr>
        <w:t>initially to plot a singular location’s exceedance count over time.</w:t>
      </w:r>
    </w:p>
    <w:p w14:paraId="4DA14C2E" w14:textId="77777777" w:rsidR="00E71A30" w:rsidRPr="00D85136" w:rsidRDefault="00E71A30" w:rsidP="00CB64D2">
      <w:pPr>
        <w:pStyle w:val="paragraph"/>
        <w:spacing w:before="0" w:beforeAutospacing="0" w:after="0" w:afterAutospacing="0"/>
        <w:textAlignment w:val="baseline"/>
        <w:rPr>
          <w:rStyle w:val="eop"/>
          <w:rFonts w:eastAsiaTheme="majorEastAsia"/>
        </w:rPr>
      </w:pPr>
    </w:p>
    <w:p w14:paraId="55490910" w14:textId="77777777" w:rsidR="00BE2448" w:rsidRPr="00D85136" w:rsidRDefault="00BE2448" w:rsidP="00CB64D2">
      <w:pPr>
        <w:pStyle w:val="paragraph"/>
        <w:spacing w:before="0" w:beforeAutospacing="0" w:after="0" w:afterAutospacing="0"/>
        <w:textAlignment w:val="baseline"/>
        <w:rPr>
          <w:rStyle w:val="eop"/>
          <w:rFonts w:eastAsiaTheme="majorEastAsia"/>
        </w:rPr>
      </w:pPr>
    </w:p>
    <w:p w14:paraId="14CD15C2" w14:textId="6900B23A" w:rsidR="007C3A13" w:rsidRPr="00D85136" w:rsidRDefault="00F91129" w:rsidP="00F91129">
      <w:pPr>
        <w:pStyle w:val="paragraph"/>
        <w:spacing w:before="0" w:beforeAutospacing="0" w:after="0" w:afterAutospacing="0"/>
        <w:jc w:val="center"/>
        <w:textAlignment w:val="baseline"/>
        <w:rPr>
          <w:rStyle w:val="eop"/>
          <w:rFonts w:eastAsiaTheme="majorEastAsia"/>
        </w:rPr>
      </w:pPr>
      <w:r w:rsidRPr="00D85136">
        <w:rPr>
          <w:rStyle w:val="eop"/>
          <w:rFonts w:eastAsiaTheme="majorEastAsia"/>
          <w:noProof/>
        </w:rPr>
        <w:drawing>
          <wp:inline distT="0" distB="0" distL="0" distR="0" wp14:anchorId="786A4FF6" wp14:editId="66DD41C9">
            <wp:extent cx="4088423" cy="2523141"/>
            <wp:effectExtent l="0" t="0" r="7620" b="0"/>
            <wp:docPr id="12688508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3994" cy="2538922"/>
                    </a:xfrm>
                    <a:prstGeom prst="rect">
                      <a:avLst/>
                    </a:prstGeom>
                    <a:noFill/>
                  </pic:spPr>
                </pic:pic>
              </a:graphicData>
            </a:graphic>
          </wp:inline>
        </w:drawing>
      </w:r>
    </w:p>
    <w:p w14:paraId="5BC59B56" w14:textId="77777777" w:rsidR="00F91129" w:rsidRPr="00D85136" w:rsidRDefault="00F91129" w:rsidP="00CB64D2">
      <w:pPr>
        <w:pStyle w:val="paragraph"/>
        <w:spacing w:before="0" w:beforeAutospacing="0" w:after="0" w:afterAutospacing="0"/>
        <w:textAlignment w:val="baseline"/>
        <w:rPr>
          <w:rStyle w:val="eop"/>
          <w:rFonts w:eastAsiaTheme="majorEastAsia"/>
        </w:rPr>
      </w:pPr>
    </w:p>
    <w:p w14:paraId="585C974B" w14:textId="645AA54F" w:rsidR="00173F90" w:rsidRPr="00D85136" w:rsidRDefault="00B90939" w:rsidP="00173F90">
      <w:pPr>
        <w:pStyle w:val="paragraph"/>
        <w:spacing w:before="0" w:beforeAutospacing="0" w:after="0" w:afterAutospacing="0"/>
        <w:jc w:val="center"/>
        <w:textAlignment w:val="baseline"/>
        <w:rPr>
          <w:rStyle w:val="eop"/>
          <w:rFonts w:eastAsiaTheme="majorEastAsia"/>
          <w:i/>
          <w:iCs/>
          <w:sz w:val="20"/>
          <w:szCs w:val="20"/>
        </w:rPr>
      </w:pPr>
      <w:r w:rsidRPr="00D85136">
        <w:rPr>
          <w:rStyle w:val="eop"/>
          <w:rFonts w:eastAsiaTheme="majorEastAsia"/>
          <w:i/>
          <w:iCs/>
          <w:sz w:val="20"/>
          <w:szCs w:val="20"/>
        </w:rPr>
        <w:t>Figure 1</w:t>
      </w:r>
      <w:r w:rsidR="009124EB" w:rsidRPr="00D85136">
        <w:rPr>
          <w:rStyle w:val="eop"/>
          <w:rFonts w:eastAsiaTheme="majorEastAsia"/>
          <w:i/>
          <w:iCs/>
          <w:sz w:val="20"/>
          <w:szCs w:val="20"/>
        </w:rPr>
        <w:t>0</w:t>
      </w:r>
      <w:r w:rsidR="00173F90" w:rsidRPr="00D85136">
        <w:rPr>
          <w:rStyle w:val="eop"/>
          <w:rFonts w:eastAsiaTheme="majorEastAsia"/>
          <w:i/>
          <w:iCs/>
          <w:sz w:val="20"/>
          <w:szCs w:val="20"/>
        </w:rPr>
        <w:t>: Dun Laoghaire exceedance counts of 5-yr return level (Block Maxima).</w:t>
      </w:r>
    </w:p>
    <w:p w14:paraId="6DFD29EB" w14:textId="77777777" w:rsidR="00173F90" w:rsidRPr="00D85136" w:rsidRDefault="00173F90" w:rsidP="00CB64D2">
      <w:pPr>
        <w:pStyle w:val="paragraph"/>
        <w:spacing w:before="0" w:beforeAutospacing="0" w:after="0" w:afterAutospacing="0"/>
        <w:textAlignment w:val="baseline"/>
        <w:rPr>
          <w:rStyle w:val="eop"/>
          <w:rFonts w:eastAsiaTheme="majorEastAsia"/>
        </w:rPr>
      </w:pPr>
    </w:p>
    <w:p w14:paraId="19CC1861" w14:textId="6657F24C" w:rsidR="00942544" w:rsidRPr="00D85136" w:rsidRDefault="00173F90"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i/>
          <w:iCs/>
        </w:rPr>
        <w:t>Figure 1</w:t>
      </w:r>
      <w:r w:rsidR="009124EB" w:rsidRPr="00D85136">
        <w:rPr>
          <w:rStyle w:val="eop"/>
          <w:rFonts w:eastAsiaTheme="majorEastAsia"/>
          <w:i/>
          <w:iCs/>
        </w:rPr>
        <w:t>0</w:t>
      </w:r>
      <w:r w:rsidR="00B90939" w:rsidRPr="00D85136">
        <w:rPr>
          <w:rStyle w:val="eop"/>
          <w:rFonts w:eastAsiaTheme="majorEastAsia"/>
        </w:rPr>
        <w:t xml:space="preserve"> shows the exceedance counts where sea surge spiked </w:t>
      </w:r>
      <w:r w:rsidR="0072063C" w:rsidRPr="00D85136">
        <w:rPr>
          <w:rStyle w:val="eop"/>
          <w:rFonts w:eastAsiaTheme="majorEastAsia"/>
        </w:rPr>
        <w:t>above the 5-year return level in Dun Laoghaire station 795, for each year.</w:t>
      </w:r>
    </w:p>
    <w:p w14:paraId="0B9C4671" w14:textId="77777777" w:rsidR="002862B1" w:rsidRPr="00D85136" w:rsidRDefault="002862B1" w:rsidP="00CB64D2">
      <w:pPr>
        <w:pStyle w:val="paragraph"/>
        <w:spacing w:before="0" w:beforeAutospacing="0" w:after="0" w:afterAutospacing="0"/>
        <w:textAlignment w:val="baseline"/>
        <w:rPr>
          <w:rStyle w:val="eop"/>
          <w:rFonts w:eastAsiaTheme="majorEastAsia"/>
        </w:rPr>
      </w:pPr>
    </w:p>
    <w:p w14:paraId="4AEB50EE" w14:textId="0CB27E4F" w:rsidR="00267F5E" w:rsidRPr="00D85136" w:rsidRDefault="002862B1"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Before looping this process to count exceedances of the 5-year level</w:t>
      </w:r>
      <w:r w:rsidR="000C6B25" w:rsidRPr="00D85136">
        <w:rPr>
          <w:rStyle w:val="eop"/>
          <w:rFonts w:eastAsiaTheme="majorEastAsia"/>
        </w:rPr>
        <w:t xml:space="preserve">, it is important to cluster our locations to more easily draw conclusions and meaning from the final </w:t>
      </w:r>
      <w:r w:rsidR="00661A50" w:rsidRPr="00D85136">
        <w:rPr>
          <w:rStyle w:val="eop"/>
          <w:rFonts w:eastAsiaTheme="majorEastAsia"/>
        </w:rPr>
        <w:t xml:space="preserve">exceedance analysis. </w:t>
      </w:r>
      <w:r w:rsidR="00AD653C" w:rsidRPr="00D85136">
        <w:rPr>
          <w:rStyle w:val="eop"/>
          <w:rFonts w:eastAsiaTheme="majorEastAsia"/>
        </w:rPr>
        <w:t>Location clustering was performed to group stations into different coastal groups</w:t>
      </w:r>
      <w:r w:rsidR="007D718D" w:rsidRPr="00D85136">
        <w:rPr>
          <w:rStyle w:val="eop"/>
          <w:rFonts w:eastAsiaTheme="majorEastAsia"/>
        </w:rPr>
        <w:t>:</w:t>
      </w:r>
      <w:r w:rsidR="00AD653C" w:rsidRPr="00D85136">
        <w:rPr>
          <w:rStyle w:val="eop"/>
          <w:rFonts w:eastAsiaTheme="majorEastAsia"/>
        </w:rPr>
        <w:t xml:space="preserve"> North, East, South, and West</w:t>
      </w:r>
      <w:r w:rsidR="007D718D" w:rsidRPr="00D85136">
        <w:rPr>
          <w:rStyle w:val="eop"/>
          <w:rFonts w:eastAsiaTheme="majorEastAsia"/>
        </w:rPr>
        <w:t>.</w:t>
      </w:r>
      <w:r w:rsidR="00267F5E" w:rsidRPr="00D85136">
        <w:rPr>
          <w:rStyle w:val="eop"/>
          <w:rFonts w:eastAsiaTheme="majorEastAsia"/>
        </w:rPr>
        <w:t xml:space="preserve"> </w:t>
      </w:r>
    </w:p>
    <w:p w14:paraId="38DF2F9C" w14:textId="77777777" w:rsidR="00267F5E" w:rsidRPr="00D85136" w:rsidRDefault="00267F5E" w:rsidP="00CB64D2">
      <w:pPr>
        <w:pStyle w:val="paragraph"/>
        <w:spacing w:before="0" w:beforeAutospacing="0" w:after="0" w:afterAutospacing="0"/>
        <w:textAlignment w:val="baseline"/>
        <w:rPr>
          <w:rStyle w:val="eop"/>
          <w:rFonts w:eastAsiaTheme="majorEastAsia"/>
        </w:rPr>
      </w:pPr>
    </w:p>
    <w:p w14:paraId="6A44F51C" w14:textId="780DDE8A" w:rsidR="00267F5E" w:rsidRPr="00D85136" w:rsidRDefault="007D718D" w:rsidP="00DE4207">
      <w:pPr>
        <w:pStyle w:val="paragraph"/>
        <w:spacing w:before="0" w:beforeAutospacing="0" w:after="0" w:afterAutospacing="0"/>
        <w:jc w:val="center"/>
        <w:textAlignment w:val="baseline"/>
        <w:rPr>
          <w:rStyle w:val="eop"/>
          <w:rFonts w:eastAsiaTheme="majorEastAsia"/>
        </w:rPr>
      </w:pPr>
      <w:r w:rsidRPr="00D85136">
        <w:rPr>
          <w:rStyle w:val="eop"/>
          <w:rFonts w:eastAsiaTheme="majorEastAsia"/>
          <w:noProof/>
        </w:rPr>
        <w:drawing>
          <wp:inline distT="0" distB="0" distL="0" distR="0" wp14:anchorId="44D440A3" wp14:editId="27701807">
            <wp:extent cx="4373245" cy="2698917"/>
            <wp:effectExtent l="0" t="0" r="8255" b="6350"/>
            <wp:docPr id="192050628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4521" cy="2749076"/>
                    </a:xfrm>
                    <a:prstGeom prst="rect">
                      <a:avLst/>
                    </a:prstGeom>
                    <a:noFill/>
                  </pic:spPr>
                </pic:pic>
              </a:graphicData>
            </a:graphic>
          </wp:inline>
        </w:drawing>
      </w:r>
    </w:p>
    <w:p w14:paraId="47B7EF4B" w14:textId="6FBA36DA" w:rsidR="007D718D" w:rsidRPr="00D85136" w:rsidRDefault="007D718D" w:rsidP="007D718D">
      <w:pPr>
        <w:pStyle w:val="paragraph"/>
        <w:spacing w:before="0" w:beforeAutospacing="0" w:after="0" w:afterAutospacing="0"/>
        <w:jc w:val="center"/>
        <w:textAlignment w:val="baseline"/>
        <w:rPr>
          <w:rStyle w:val="eop"/>
          <w:rFonts w:eastAsiaTheme="majorEastAsia"/>
          <w:i/>
          <w:iCs/>
          <w:sz w:val="20"/>
          <w:szCs w:val="20"/>
        </w:rPr>
      </w:pPr>
      <w:r w:rsidRPr="00D85136">
        <w:rPr>
          <w:rStyle w:val="eop"/>
          <w:rFonts w:eastAsiaTheme="majorEastAsia"/>
          <w:i/>
          <w:iCs/>
          <w:sz w:val="20"/>
          <w:szCs w:val="20"/>
        </w:rPr>
        <w:t>Figure 1</w:t>
      </w:r>
      <w:r w:rsidR="009124EB" w:rsidRPr="00D85136">
        <w:rPr>
          <w:rStyle w:val="eop"/>
          <w:rFonts w:eastAsiaTheme="majorEastAsia"/>
          <w:i/>
          <w:iCs/>
          <w:sz w:val="20"/>
          <w:szCs w:val="20"/>
        </w:rPr>
        <w:t>1</w:t>
      </w:r>
      <w:r w:rsidRPr="00D85136">
        <w:rPr>
          <w:rStyle w:val="eop"/>
          <w:rFonts w:eastAsiaTheme="majorEastAsia"/>
          <w:i/>
          <w:iCs/>
          <w:sz w:val="20"/>
          <w:szCs w:val="20"/>
        </w:rPr>
        <w:t>: Coastal grouping resulting from a k=4 location clustering using k-means.</w:t>
      </w:r>
    </w:p>
    <w:p w14:paraId="43F0C145" w14:textId="77777777" w:rsidR="007D718D" w:rsidRPr="00D85136" w:rsidRDefault="007D718D" w:rsidP="00CB64D2">
      <w:pPr>
        <w:pStyle w:val="paragraph"/>
        <w:spacing w:before="0" w:beforeAutospacing="0" w:after="0" w:afterAutospacing="0"/>
        <w:textAlignment w:val="baseline"/>
        <w:rPr>
          <w:rStyle w:val="eop"/>
          <w:rFonts w:eastAsiaTheme="majorEastAsia"/>
        </w:rPr>
      </w:pPr>
    </w:p>
    <w:p w14:paraId="3DDE7089" w14:textId="663EB9C4" w:rsidR="00A03204" w:rsidRPr="00D85136" w:rsidRDefault="009F70E0"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i/>
          <w:iCs/>
        </w:rPr>
        <w:t>Figure 1</w:t>
      </w:r>
      <w:r w:rsidR="009124EB" w:rsidRPr="00D85136">
        <w:rPr>
          <w:rStyle w:val="eop"/>
          <w:rFonts w:eastAsiaTheme="majorEastAsia"/>
          <w:i/>
          <w:iCs/>
        </w:rPr>
        <w:t>1</w:t>
      </w:r>
      <w:r w:rsidRPr="00D85136">
        <w:rPr>
          <w:rStyle w:val="eop"/>
          <w:rFonts w:eastAsiaTheme="majorEastAsia"/>
        </w:rPr>
        <w:t xml:space="preserve"> shows the results of the K-means clustering. Four major coastal regions are identified</w:t>
      </w:r>
      <w:r w:rsidR="009D6891" w:rsidRPr="00D85136">
        <w:rPr>
          <w:rStyle w:val="eop"/>
          <w:rFonts w:eastAsiaTheme="majorEastAsia"/>
        </w:rPr>
        <w:t xml:space="preserve"> </w:t>
      </w:r>
      <w:r w:rsidR="005869DC" w:rsidRPr="00D85136">
        <w:rPr>
          <w:rStyle w:val="eop"/>
          <w:rFonts w:eastAsiaTheme="majorEastAsia"/>
        </w:rPr>
        <w:t xml:space="preserve">through a clustering on location geometries </w:t>
      </w:r>
      <w:r w:rsidR="009D6891" w:rsidRPr="00D85136">
        <w:rPr>
          <w:rStyle w:val="eop"/>
          <w:rFonts w:eastAsiaTheme="majorEastAsia"/>
        </w:rPr>
        <w:t>and labelled</w:t>
      </w:r>
      <w:r w:rsidR="00157E23" w:rsidRPr="00D85136">
        <w:rPr>
          <w:rStyle w:val="eop"/>
          <w:rFonts w:eastAsiaTheme="majorEastAsia"/>
        </w:rPr>
        <w:t xml:space="preserve"> according to their approximate facings</w:t>
      </w:r>
      <w:r w:rsidR="009D6891" w:rsidRPr="00D85136">
        <w:rPr>
          <w:rStyle w:val="eop"/>
          <w:rFonts w:eastAsiaTheme="majorEastAsia"/>
        </w:rPr>
        <w:t>: North</w:t>
      </w:r>
      <w:r w:rsidR="00157E23" w:rsidRPr="00D85136">
        <w:rPr>
          <w:rStyle w:val="eop"/>
          <w:rFonts w:eastAsiaTheme="majorEastAsia"/>
        </w:rPr>
        <w:t>, West, South and East.</w:t>
      </w:r>
    </w:p>
    <w:p w14:paraId="0BDED6F9" w14:textId="47063562" w:rsidR="00FC6AE0" w:rsidRPr="00D85136" w:rsidRDefault="005869DC"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Note that this visual is based on the location variable alone and does not include any sea surge data. The</w:t>
      </w:r>
      <w:r w:rsidR="00C87376" w:rsidRPr="00D85136">
        <w:rPr>
          <w:rStyle w:val="eop"/>
          <w:rFonts w:eastAsiaTheme="majorEastAsia"/>
        </w:rPr>
        <w:t xml:space="preserve"> clustering of coastal regions serves</w:t>
      </w:r>
      <w:r w:rsidR="003C5373" w:rsidRPr="00D85136">
        <w:rPr>
          <w:rStyle w:val="eop"/>
          <w:rFonts w:eastAsiaTheme="majorEastAsia"/>
        </w:rPr>
        <w:t xml:space="preserve"> solely to provide greater context </w:t>
      </w:r>
      <w:r w:rsidR="00DB3961" w:rsidRPr="00D85136">
        <w:rPr>
          <w:rStyle w:val="eop"/>
          <w:rFonts w:eastAsiaTheme="majorEastAsia"/>
        </w:rPr>
        <w:t xml:space="preserve">and </w:t>
      </w:r>
      <w:r w:rsidRPr="00D85136">
        <w:rPr>
          <w:rStyle w:val="eop"/>
          <w:rFonts w:eastAsiaTheme="majorEastAsia"/>
        </w:rPr>
        <w:t xml:space="preserve">an </w:t>
      </w:r>
      <w:r w:rsidR="00DB3961" w:rsidRPr="00D85136">
        <w:rPr>
          <w:rStyle w:val="eop"/>
          <w:rFonts w:eastAsiaTheme="majorEastAsia"/>
        </w:rPr>
        <w:t>approximate grouping for the temporal clustering of exceedances</w:t>
      </w:r>
      <w:r w:rsidRPr="00D85136">
        <w:rPr>
          <w:rStyle w:val="eop"/>
          <w:rFonts w:eastAsiaTheme="majorEastAsia"/>
        </w:rPr>
        <w:t>.</w:t>
      </w:r>
    </w:p>
    <w:p w14:paraId="7CCA9D1A" w14:textId="77777777" w:rsidR="002D1F70" w:rsidRPr="00D85136" w:rsidRDefault="002D1F70" w:rsidP="00CB64D2">
      <w:pPr>
        <w:pStyle w:val="paragraph"/>
        <w:spacing w:before="0" w:beforeAutospacing="0" w:after="0" w:afterAutospacing="0"/>
        <w:textAlignment w:val="baseline"/>
        <w:rPr>
          <w:rStyle w:val="eop"/>
          <w:rFonts w:eastAsiaTheme="majorEastAsia"/>
        </w:rPr>
      </w:pPr>
    </w:p>
    <w:p w14:paraId="6981499F" w14:textId="2CCDADAF" w:rsidR="00A32712" w:rsidRPr="00D85136" w:rsidRDefault="002D1F70"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lastRenderedPageBreak/>
        <w:t xml:space="preserve">The next step is to </w:t>
      </w:r>
      <w:r w:rsidR="00B75205" w:rsidRPr="00D85136">
        <w:rPr>
          <w:rStyle w:val="eop"/>
          <w:rFonts w:eastAsiaTheme="majorEastAsia"/>
        </w:rPr>
        <w:t xml:space="preserve">map the exceedances of the </w:t>
      </w:r>
      <w:r w:rsidR="00DD67F5" w:rsidRPr="00D85136">
        <w:rPr>
          <w:rStyle w:val="eop"/>
          <w:rFonts w:eastAsiaTheme="majorEastAsia"/>
        </w:rPr>
        <w:t>5-year</w:t>
      </w:r>
      <w:r w:rsidR="000972BB" w:rsidRPr="00D85136">
        <w:rPr>
          <w:rStyle w:val="eop"/>
          <w:rFonts w:eastAsiaTheme="majorEastAsia"/>
        </w:rPr>
        <w:t xml:space="preserve"> and 2-year</w:t>
      </w:r>
      <w:r w:rsidR="00B75205" w:rsidRPr="00D85136">
        <w:rPr>
          <w:rStyle w:val="eop"/>
          <w:rFonts w:eastAsiaTheme="majorEastAsia"/>
        </w:rPr>
        <w:t xml:space="preserve"> return level</w:t>
      </w:r>
      <w:r w:rsidR="000972BB" w:rsidRPr="00D85136">
        <w:rPr>
          <w:rStyle w:val="eop"/>
          <w:rFonts w:eastAsiaTheme="majorEastAsia"/>
        </w:rPr>
        <w:t>s</w:t>
      </w:r>
      <w:r w:rsidR="00B75205" w:rsidRPr="00D85136">
        <w:rPr>
          <w:rStyle w:val="eop"/>
          <w:rFonts w:eastAsiaTheme="majorEastAsia"/>
        </w:rPr>
        <w:t xml:space="preserve"> across all stations and group</w:t>
      </w:r>
      <w:r w:rsidR="00977697" w:rsidRPr="00D85136">
        <w:rPr>
          <w:rStyle w:val="eop"/>
          <w:rFonts w:eastAsiaTheme="majorEastAsia"/>
        </w:rPr>
        <w:t>/cluster</w:t>
      </w:r>
      <w:r w:rsidR="00B75205" w:rsidRPr="00D85136">
        <w:rPr>
          <w:rStyle w:val="eop"/>
          <w:rFonts w:eastAsiaTheme="majorEastAsia"/>
        </w:rPr>
        <w:t xml:space="preserve"> them based</w:t>
      </w:r>
      <w:r w:rsidR="00977697" w:rsidRPr="00D85136">
        <w:rPr>
          <w:rStyle w:val="eop"/>
          <w:rFonts w:eastAsiaTheme="majorEastAsia"/>
        </w:rPr>
        <w:t xml:space="preserve"> </w:t>
      </w:r>
      <w:r w:rsidR="007D718D" w:rsidRPr="00D85136">
        <w:rPr>
          <w:rStyle w:val="eop"/>
          <w:rFonts w:eastAsiaTheme="majorEastAsia"/>
        </w:rPr>
        <w:t xml:space="preserve">on </w:t>
      </w:r>
      <w:r w:rsidR="00977697" w:rsidRPr="00D85136">
        <w:rPr>
          <w:rStyle w:val="eop"/>
          <w:rFonts w:eastAsiaTheme="majorEastAsia"/>
        </w:rPr>
        <w:t>the North, South, East, West grouping</w:t>
      </w:r>
      <w:r w:rsidR="00D24F74" w:rsidRPr="00D85136">
        <w:rPr>
          <w:rStyle w:val="eop"/>
          <w:rFonts w:eastAsiaTheme="majorEastAsia"/>
        </w:rPr>
        <w:t xml:space="preserve">. This will give us a visual of areas within close proximity which </w:t>
      </w:r>
      <w:r w:rsidR="00DD67F5" w:rsidRPr="00D85136">
        <w:rPr>
          <w:rStyle w:val="eop"/>
          <w:rFonts w:eastAsiaTheme="majorEastAsia"/>
        </w:rPr>
        <w:t xml:space="preserve">experience exceedances above the </w:t>
      </w:r>
      <w:r w:rsidR="000972BB" w:rsidRPr="00D85136">
        <w:rPr>
          <w:rStyle w:val="eop"/>
          <w:rFonts w:eastAsiaTheme="majorEastAsia"/>
        </w:rPr>
        <w:t>5/2</w:t>
      </w:r>
      <w:r w:rsidR="00DD67F5" w:rsidRPr="00D85136">
        <w:rPr>
          <w:rStyle w:val="eop"/>
          <w:rFonts w:eastAsiaTheme="majorEastAsia"/>
        </w:rPr>
        <w:t>-year level</w:t>
      </w:r>
      <w:r w:rsidR="00D6480E" w:rsidRPr="00D85136">
        <w:rPr>
          <w:rStyle w:val="eop"/>
          <w:rFonts w:eastAsiaTheme="majorEastAsia"/>
        </w:rPr>
        <w:t xml:space="preserve"> in a given year.</w:t>
      </w:r>
    </w:p>
    <w:p w14:paraId="1BA8B995" w14:textId="77777777" w:rsidR="00C77596" w:rsidRPr="00D85136" w:rsidRDefault="00C77596" w:rsidP="00CB64D2">
      <w:pPr>
        <w:pStyle w:val="paragraph"/>
        <w:spacing w:before="0" w:beforeAutospacing="0" w:after="0" w:afterAutospacing="0"/>
        <w:textAlignment w:val="baseline"/>
        <w:rPr>
          <w:rStyle w:val="eop"/>
          <w:rFonts w:eastAsiaTheme="majorEastAsia"/>
        </w:rPr>
      </w:pPr>
    </w:p>
    <w:p w14:paraId="4A508DD5" w14:textId="523EDEF0" w:rsidR="007D718D" w:rsidRPr="00D85136" w:rsidRDefault="002F314A" w:rsidP="00CB64D2">
      <w:pPr>
        <w:pStyle w:val="paragraph"/>
        <w:spacing w:before="0" w:beforeAutospacing="0" w:after="0" w:afterAutospacing="0"/>
        <w:textAlignment w:val="baseline"/>
        <w:rPr>
          <w:rStyle w:val="eop"/>
          <w:rFonts w:eastAsiaTheme="majorEastAsia"/>
        </w:rPr>
      </w:pPr>
      <w:r w:rsidRPr="00D85136">
        <w:rPr>
          <w:noProof/>
        </w:rPr>
        <w:drawing>
          <wp:inline distT="0" distB="0" distL="0" distR="0" wp14:anchorId="50FB77ED" wp14:editId="04576E45">
            <wp:extent cx="6295292" cy="4174327"/>
            <wp:effectExtent l="0" t="0" r="0" b="0"/>
            <wp:docPr id="108452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23295" name=""/>
                    <pic:cNvPicPr/>
                  </pic:nvPicPr>
                  <pic:blipFill rotWithShape="1">
                    <a:blip r:embed="rId29"/>
                    <a:srcRect l="961" r="676"/>
                    <a:stretch/>
                  </pic:blipFill>
                  <pic:spPr bwMode="auto">
                    <a:xfrm>
                      <a:off x="0" y="0"/>
                      <a:ext cx="6308084" cy="4182809"/>
                    </a:xfrm>
                    <a:prstGeom prst="rect">
                      <a:avLst/>
                    </a:prstGeom>
                    <a:ln>
                      <a:noFill/>
                    </a:ln>
                    <a:extLst>
                      <a:ext uri="{53640926-AAD7-44D8-BBD7-CCE9431645EC}">
                        <a14:shadowObscured xmlns:a14="http://schemas.microsoft.com/office/drawing/2010/main"/>
                      </a:ext>
                    </a:extLst>
                  </pic:spPr>
                </pic:pic>
              </a:graphicData>
            </a:graphic>
          </wp:inline>
        </w:drawing>
      </w:r>
    </w:p>
    <w:p w14:paraId="4BAAD07A" w14:textId="730CC2A4" w:rsidR="00BE2448" w:rsidRPr="00D85136" w:rsidRDefault="007D718D" w:rsidP="00BE2448">
      <w:pPr>
        <w:pStyle w:val="paragraph"/>
        <w:spacing w:before="0" w:beforeAutospacing="0" w:after="0" w:afterAutospacing="0"/>
        <w:jc w:val="center"/>
        <w:textAlignment w:val="baseline"/>
        <w:rPr>
          <w:rStyle w:val="eop"/>
          <w:rFonts w:eastAsiaTheme="majorEastAsia"/>
          <w:i/>
          <w:iCs/>
          <w:sz w:val="20"/>
          <w:szCs w:val="20"/>
        </w:rPr>
      </w:pPr>
      <w:r w:rsidRPr="00D85136">
        <w:rPr>
          <w:rStyle w:val="eop"/>
          <w:rFonts w:eastAsiaTheme="majorEastAsia"/>
          <w:i/>
          <w:iCs/>
          <w:sz w:val="20"/>
          <w:szCs w:val="20"/>
        </w:rPr>
        <w:t>Figure 1</w:t>
      </w:r>
      <w:r w:rsidR="009124EB" w:rsidRPr="00D85136">
        <w:rPr>
          <w:rStyle w:val="eop"/>
          <w:rFonts w:eastAsiaTheme="majorEastAsia"/>
          <w:i/>
          <w:iCs/>
          <w:sz w:val="20"/>
          <w:szCs w:val="20"/>
        </w:rPr>
        <w:t>2</w:t>
      </w:r>
      <w:r w:rsidRPr="00D85136">
        <w:rPr>
          <w:rStyle w:val="eop"/>
          <w:rFonts w:eastAsiaTheme="majorEastAsia"/>
          <w:i/>
          <w:iCs/>
          <w:sz w:val="20"/>
          <w:szCs w:val="20"/>
        </w:rPr>
        <w:t>: Temporal clustering heatmap of exceedances of the 5-year return level by each station over time, grouped by coast.</w:t>
      </w:r>
    </w:p>
    <w:p w14:paraId="086EB42A" w14:textId="77777777" w:rsidR="00BE2448" w:rsidRPr="00D85136" w:rsidRDefault="00BE2448" w:rsidP="00BE2448">
      <w:pPr>
        <w:pStyle w:val="paragraph"/>
        <w:spacing w:before="0" w:beforeAutospacing="0" w:after="0" w:afterAutospacing="0"/>
        <w:jc w:val="center"/>
        <w:textAlignment w:val="baseline"/>
        <w:rPr>
          <w:rStyle w:val="eop"/>
          <w:rFonts w:eastAsiaTheme="majorEastAsia"/>
          <w:i/>
          <w:iCs/>
          <w:sz w:val="20"/>
          <w:szCs w:val="20"/>
        </w:rPr>
      </w:pPr>
    </w:p>
    <w:p w14:paraId="5B553F48" w14:textId="77777777" w:rsidR="002F314A" w:rsidRPr="00D85136" w:rsidRDefault="002F314A" w:rsidP="007D718D">
      <w:pPr>
        <w:pStyle w:val="paragraph"/>
        <w:spacing w:before="0" w:beforeAutospacing="0" w:after="0" w:afterAutospacing="0"/>
        <w:jc w:val="center"/>
        <w:textAlignment w:val="baseline"/>
        <w:rPr>
          <w:rStyle w:val="eop"/>
          <w:rFonts w:eastAsiaTheme="majorEastAsia"/>
          <w:i/>
          <w:iCs/>
          <w:sz w:val="20"/>
          <w:szCs w:val="20"/>
        </w:rPr>
      </w:pPr>
    </w:p>
    <w:p w14:paraId="70D9DF79" w14:textId="25C5D96F" w:rsidR="002F314A" w:rsidRPr="00D85136" w:rsidRDefault="002F314A" w:rsidP="002F314A">
      <w:pPr>
        <w:pStyle w:val="paragraph"/>
        <w:spacing w:before="0" w:beforeAutospacing="0" w:after="0" w:afterAutospacing="0"/>
        <w:jc w:val="center"/>
        <w:textAlignment w:val="baseline"/>
        <w:rPr>
          <w:rStyle w:val="eop"/>
          <w:rFonts w:eastAsiaTheme="majorEastAsia"/>
          <w:i/>
          <w:iCs/>
        </w:rPr>
      </w:pPr>
      <w:r w:rsidRPr="00D85136">
        <w:rPr>
          <w:noProof/>
        </w:rPr>
        <w:lastRenderedPageBreak/>
        <w:drawing>
          <wp:inline distT="0" distB="0" distL="0" distR="0" wp14:anchorId="6153F19F" wp14:editId="627EE132">
            <wp:extent cx="6348046" cy="4140062"/>
            <wp:effectExtent l="0" t="0" r="0" b="0"/>
            <wp:docPr id="171604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40915" name=""/>
                    <pic:cNvPicPr/>
                  </pic:nvPicPr>
                  <pic:blipFill rotWithShape="1">
                    <a:blip r:embed="rId30"/>
                    <a:srcRect r="1148"/>
                    <a:stretch/>
                  </pic:blipFill>
                  <pic:spPr bwMode="auto">
                    <a:xfrm>
                      <a:off x="0" y="0"/>
                      <a:ext cx="6361904" cy="4149100"/>
                    </a:xfrm>
                    <a:prstGeom prst="rect">
                      <a:avLst/>
                    </a:prstGeom>
                    <a:ln>
                      <a:noFill/>
                    </a:ln>
                    <a:extLst>
                      <a:ext uri="{53640926-AAD7-44D8-BBD7-CCE9431645EC}">
                        <a14:shadowObscured xmlns:a14="http://schemas.microsoft.com/office/drawing/2010/main"/>
                      </a:ext>
                    </a:extLst>
                  </pic:spPr>
                </pic:pic>
              </a:graphicData>
            </a:graphic>
          </wp:inline>
        </w:drawing>
      </w:r>
      <w:r w:rsidR="007D718D" w:rsidRPr="00D85136">
        <w:rPr>
          <w:rStyle w:val="eop"/>
          <w:rFonts w:eastAsiaTheme="majorEastAsia"/>
          <w:i/>
          <w:iCs/>
          <w:sz w:val="20"/>
          <w:szCs w:val="20"/>
        </w:rPr>
        <w:t xml:space="preserve"> </w:t>
      </w:r>
    </w:p>
    <w:p w14:paraId="6610D675" w14:textId="77777777" w:rsidR="002F314A" w:rsidRPr="00D85136" w:rsidRDefault="002F314A" w:rsidP="007D718D">
      <w:pPr>
        <w:pStyle w:val="paragraph"/>
        <w:spacing w:before="0" w:beforeAutospacing="0" w:after="0" w:afterAutospacing="0"/>
        <w:jc w:val="center"/>
        <w:textAlignment w:val="baseline"/>
        <w:rPr>
          <w:rStyle w:val="eop"/>
          <w:rFonts w:eastAsiaTheme="majorEastAsia"/>
          <w:i/>
          <w:iCs/>
          <w:sz w:val="20"/>
          <w:szCs w:val="20"/>
        </w:rPr>
      </w:pPr>
    </w:p>
    <w:p w14:paraId="3028DEF3" w14:textId="715F0A08" w:rsidR="007D718D" w:rsidRPr="00D85136" w:rsidRDefault="007D718D" w:rsidP="007D718D">
      <w:pPr>
        <w:pStyle w:val="paragraph"/>
        <w:spacing w:before="0" w:beforeAutospacing="0" w:after="0" w:afterAutospacing="0"/>
        <w:jc w:val="center"/>
        <w:textAlignment w:val="baseline"/>
        <w:rPr>
          <w:rStyle w:val="eop"/>
          <w:rFonts w:eastAsiaTheme="majorEastAsia"/>
          <w:i/>
          <w:iCs/>
          <w:sz w:val="20"/>
          <w:szCs w:val="20"/>
        </w:rPr>
      </w:pPr>
      <w:r w:rsidRPr="00D85136">
        <w:rPr>
          <w:rStyle w:val="eop"/>
          <w:rFonts w:eastAsiaTheme="majorEastAsia"/>
          <w:i/>
          <w:iCs/>
          <w:sz w:val="20"/>
          <w:szCs w:val="20"/>
        </w:rPr>
        <w:t>Figure 1</w:t>
      </w:r>
      <w:r w:rsidR="009124EB" w:rsidRPr="00D85136">
        <w:rPr>
          <w:rStyle w:val="eop"/>
          <w:rFonts w:eastAsiaTheme="majorEastAsia"/>
          <w:i/>
          <w:iCs/>
          <w:sz w:val="20"/>
          <w:szCs w:val="20"/>
        </w:rPr>
        <w:t>3</w:t>
      </w:r>
      <w:r w:rsidRPr="00D85136">
        <w:rPr>
          <w:rStyle w:val="eop"/>
          <w:rFonts w:eastAsiaTheme="majorEastAsia"/>
          <w:i/>
          <w:iCs/>
          <w:sz w:val="20"/>
          <w:szCs w:val="20"/>
        </w:rPr>
        <w:t>: Temporal clustering heatmap of exceedances of the 2-year return level by each station over time, grouped by coast.</w:t>
      </w:r>
    </w:p>
    <w:p w14:paraId="75A884AE" w14:textId="77777777" w:rsidR="007D718D" w:rsidRPr="00D85136" w:rsidRDefault="007D718D" w:rsidP="00CB64D2">
      <w:pPr>
        <w:pStyle w:val="paragraph"/>
        <w:spacing w:before="0" w:beforeAutospacing="0" w:after="0" w:afterAutospacing="0"/>
        <w:textAlignment w:val="baseline"/>
        <w:rPr>
          <w:rStyle w:val="eop"/>
          <w:rFonts w:eastAsiaTheme="majorEastAsia"/>
        </w:rPr>
      </w:pPr>
    </w:p>
    <w:p w14:paraId="006B3D8A" w14:textId="1A83013C" w:rsidR="00D6480E" w:rsidRPr="00D85136" w:rsidRDefault="00D6480E"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i/>
          <w:iCs/>
        </w:rPr>
        <w:t>Figure</w:t>
      </w:r>
      <w:r w:rsidR="00194777" w:rsidRPr="00D85136">
        <w:rPr>
          <w:rStyle w:val="eop"/>
          <w:rFonts w:eastAsiaTheme="majorEastAsia"/>
          <w:i/>
          <w:iCs/>
        </w:rPr>
        <w:t>s</w:t>
      </w:r>
      <w:r w:rsidRPr="00D85136">
        <w:rPr>
          <w:rStyle w:val="eop"/>
          <w:rFonts w:eastAsiaTheme="majorEastAsia"/>
          <w:i/>
          <w:iCs/>
        </w:rPr>
        <w:t xml:space="preserve"> </w:t>
      </w:r>
      <w:r w:rsidR="005869DC" w:rsidRPr="00D85136">
        <w:rPr>
          <w:rStyle w:val="eop"/>
          <w:rFonts w:eastAsiaTheme="majorEastAsia"/>
          <w:i/>
          <w:iCs/>
        </w:rPr>
        <w:t>12</w:t>
      </w:r>
      <w:r w:rsidR="00194777" w:rsidRPr="00D85136">
        <w:rPr>
          <w:rStyle w:val="eop"/>
          <w:rFonts w:eastAsiaTheme="majorEastAsia"/>
        </w:rPr>
        <w:t xml:space="preserve"> and </w:t>
      </w:r>
      <w:r w:rsidR="005869DC" w:rsidRPr="00D85136">
        <w:rPr>
          <w:rStyle w:val="eop"/>
          <w:rFonts w:eastAsiaTheme="majorEastAsia"/>
          <w:i/>
          <w:iCs/>
        </w:rPr>
        <w:t>13</w:t>
      </w:r>
      <w:r w:rsidRPr="00D85136">
        <w:rPr>
          <w:rStyle w:val="eop"/>
          <w:rFonts w:eastAsiaTheme="majorEastAsia"/>
        </w:rPr>
        <w:t xml:space="preserve"> </w:t>
      </w:r>
      <w:r w:rsidR="00AB7F9F" w:rsidRPr="00D85136">
        <w:rPr>
          <w:rStyle w:val="eop"/>
          <w:rFonts w:eastAsiaTheme="majorEastAsia"/>
        </w:rPr>
        <w:t xml:space="preserve">shows a temporal clustering analysis </w:t>
      </w:r>
      <w:r w:rsidR="004724D4" w:rsidRPr="00D85136">
        <w:rPr>
          <w:rStyle w:val="eop"/>
          <w:rFonts w:eastAsiaTheme="majorEastAsia"/>
        </w:rPr>
        <w:t xml:space="preserve">heatmap </w:t>
      </w:r>
      <w:r w:rsidR="00AB7F9F" w:rsidRPr="00D85136">
        <w:rPr>
          <w:rStyle w:val="eop"/>
          <w:rFonts w:eastAsiaTheme="majorEastAsia"/>
        </w:rPr>
        <w:t xml:space="preserve">of exceedances above the 5-year </w:t>
      </w:r>
      <w:r w:rsidR="00164162" w:rsidRPr="00D85136">
        <w:rPr>
          <w:rStyle w:val="eop"/>
          <w:rFonts w:eastAsiaTheme="majorEastAsia"/>
        </w:rPr>
        <w:t xml:space="preserve">and 2 -year </w:t>
      </w:r>
      <w:r w:rsidR="00AB7F9F" w:rsidRPr="00D85136">
        <w:rPr>
          <w:rStyle w:val="eop"/>
          <w:rFonts w:eastAsiaTheme="majorEastAsia"/>
        </w:rPr>
        <w:t>return level</w:t>
      </w:r>
      <w:r w:rsidR="00164162" w:rsidRPr="00D85136">
        <w:rPr>
          <w:rStyle w:val="eop"/>
          <w:rFonts w:eastAsiaTheme="majorEastAsia"/>
        </w:rPr>
        <w:t>s</w:t>
      </w:r>
      <w:r w:rsidR="00707AF1" w:rsidRPr="00D85136">
        <w:rPr>
          <w:rStyle w:val="eop"/>
          <w:rFonts w:eastAsiaTheme="majorEastAsia"/>
        </w:rPr>
        <w:t xml:space="preserve">. Grouped by coastal regions, the y-axis </w:t>
      </w:r>
      <w:r w:rsidR="00DB2AE6" w:rsidRPr="00D85136">
        <w:rPr>
          <w:rStyle w:val="eop"/>
          <w:rFonts w:eastAsiaTheme="majorEastAsia"/>
        </w:rPr>
        <w:t xml:space="preserve">represents the coastal stations. The x-axis </w:t>
      </w:r>
      <w:r w:rsidR="00A01024" w:rsidRPr="00D85136">
        <w:rPr>
          <w:rStyle w:val="eop"/>
          <w:rFonts w:eastAsiaTheme="majorEastAsia"/>
        </w:rPr>
        <w:t xml:space="preserve">shows the years of the dataset from 1979-2014. Darker </w:t>
      </w:r>
      <w:r w:rsidR="004724D4" w:rsidRPr="00D85136">
        <w:rPr>
          <w:rStyle w:val="eop"/>
          <w:rFonts w:eastAsiaTheme="majorEastAsia"/>
        </w:rPr>
        <w:t xml:space="preserve">areas of the heatmap indicate </w:t>
      </w:r>
      <w:r w:rsidR="00864914" w:rsidRPr="00D85136">
        <w:rPr>
          <w:rStyle w:val="eop"/>
          <w:rFonts w:eastAsiaTheme="majorEastAsia"/>
        </w:rPr>
        <w:t xml:space="preserve">higher exceedances in the given year for that given station. </w:t>
      </w:r>
    </w:p>
    <w:p w14:paraId="54CC7D4B" w14:textId="77777777" w:rsidR="00670ED5" w:rsidRPr="00D85136" w:rsidRDefault="00670ED5" w:rsidP="00CB64D2">
      <w:pPr>
        <w:pStyle w:val="paragraph"/>
        <w:spacing w:before="0" w:beforeAutospacing="0" w:after="0" w:afterAutospacing="0"/>
        <w:textAlignment w:val="baseline"/>
        <w:rPr>
          <w:rStyle w:val="eop"/>
          <w:rFonts w:eastAsiaTheme="majorEastAsia"/>
        </w:rPr>
      </w:pPr>
    </w:p>
    <w:p w14:paraId="43635D44" w14:textId="77777777" w:rsidR="00670ED5" w:rsidRPr="00D85136" w:rsidRDefault="00670ED5" w:rsidP="00670ED5">
      <w:pPr>
        <w:pStyle w:val="paragraph"/>
        <w:spacing w:before="0" w:beforeAutospacing="0" w:after="0" w:afterAutospacing="0"/>
        <w:textAlignment w:val="baseline"/>
        <w:rPr>
          <w:rStyle w:val="eop"/>
          <w:rFonts w:eastAsiaTheme="majorEastAsia"/>
        </w:rPr>
      </w:pPr>
    </w:p>
    <w:p w14:paraId="1B7AE348" w14:textId="77777777" w:rsidR="00BE2448" w:rsidRPr="00D85136" w:rsidRDefault="00BE2448" w:rsidP="00BE2448">
      <w:pPr>
        <w:pStyle w:val="paragraph"/>
        <w:spacing w:before="0" w:beforeAutospacing="0" w:after="0" w:afterAutospacing="0"/>
        <w:jc w:val="center"/>
        <w:textAlignment w:val="baseline"/>
        <w:rPr>
          <w:rStyle w:val="eop"/>
          <w:rFonts w:eastAsiaTheme="majorEastAsia"/>
          <w:i/>
          <w:iCs/>
          <w:sz w:val="20"/>
          <w:szCs w:val="20"/>
        </w:rPr>
      </w:pPr>
      <w:r w:rsidRPr="00D85136">
        <w:rPr>
          <w:rStyle w:val="eop"/>
          <w:rFonts w:eastAsiaTheme="majorEastAsia"/>
          <w:i/>
          <w:iCs/>
          <w:sz w:val="20"/>
          <w:szCs w:val="20"/>
        </w:rPr>
        <w:t>Table B: Average exceedances by cluster group of 5-year return level using a Block Maxima method.</w:t>
      </w:r>
    </w:p>
    <w:p w14:paraId="55FDC2C2" w14:textId="77777777" w:rsidR="00670ED5" w:rsidRPr="00D85136" w:rsidRDefault="00670ED5" w:rsidP="00670ED5">
      <w:pPr>
        <w:pStyle w:val="paragraph"/>
        <w:spacing w:before="0" w:beforeAutospacing="0" w:after="0" w:afterAutospacing="0"/>
        <w:textAlignment w:val="baseline"/>
        <w:rPr>
          <w:rStyle w:val="eop"/>
          <w:rFonts w:eastAsiaTheme="majorEastAsia"/>
        </w:rPr>
      </w:pPr>
    </w:p>
    <w:tbl>
      <w:tblPr>
        <w:tblStyle w:val="ListTable3-Accent5"/>
        <w:tblW w:w="0" w:type="auto"/>
        <w:tblLook w:val="04A0" w:firstRow="1" w:lastRow="0" w:firstColumn="1" w:lastColumn="0" w:noHBand="0" w:noVBand="1"/>
      </w:tblPr>
      <w:tblGrid>
        <w:gridCol w:w="2254"/>
        <w:gridCol w:w="2254"/>
        <w:gridCol w:w="2254"/>
        <w:gridCol w:w="2254"/>
      </w:tblGrid>
      <w:tr w:rsidR="00670ED5" w:rsidRPr="00D85136" w14:paraId="1E24CDF2" w14:textId="77777777" w:rsidTr="00254C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03256A24" w14:textId="77777777" w:rsidR="00670ED5" w:rsidRPr="00D85136" w:rsidRDefault="00670ED5" w:rsidP="00254C8F">
            <w:pPr>
              <w:pStyle w:val="paragraph"/>
              <w:spacing w:before="0" w:beforeAutospacing="0" w:after="0" w:afterAutospacing="0"/>
              <w:textAlignment w:val="baseline"/>
              <w:rPr>
                <w:rStyle w:val="eop"/>
                <w:rFonts w:eastAsiaTheme="majorEastAsia"/>
              </w:rPr>
            </w:pPr>
            <w:r w:rsidRPr="00D85136">
              <w:rPr>
                <w:rStyle w:val="eop"/>
                <w:rFonts w:eastAsiaTheme="majorEastAsia"/>
              </w:rPr>
              <w:t>Cluster</w:t>
            </w:r>
          </w:p>
        </w:tc>
        <w:tc>
          <w:tcPr>
            <w:tcW w:w="2254" w:type="dxa"/>
          </w:tcPr>
          <w:p w14:paraId="4D659C80" w14:textId="77777777" w:rsidR="00670ED5" w:rsidRPr="00D85136" w:rsidRDefault="00670ED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Exceedance Count (5yr)</w:t>
            </w:r>
          </w:p>
        </w:tc>
        <w:tc>
          <w:tcPr>
            <w:tcW w:w="2254" w:type="dxa"/>
          </w:tcPr>
          <w:p w14:paraId="4E31C7E6" w14:textId="77777777" w:rsidR="00670ED5" w:rsidRPr="00D85136" w:rsidRDefault="00670ED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Station Count (5yr)</w:t>
            </w:r>
          </w:p>
        </w:tc>
        <w:tc>
          <w:tcPr>
            <w:tcW w:w="2254" w:type="dxa"/>
          </w:tcPr>
          <w:p w14:paraId="66CE9486" w14:textId="77777777" w:rsidR="00670ED5" w:rsidRPr="00D85136" w:rsidRDefault="00670ED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Exceedances per Station (5yr)</w:t>
            </w:r>
          </w:p>
        </w:tc>
      </w:tr>
      <w:tr w:rsidR="00670ED5" w:rsidRPr="00D85136" w14:paraId="56088DE4"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4FD7AA9" w14:textId="77777777" w:rsidR="00670ED5" w:rsidRPr="00D85136" w:rsidRDefault="00670ED5" w:rsidP="00254C8F">
            <w:pPr>
              <w:pStyle w:val="paragraph"/>
              <w:spacing w:before="0" w:beforeAutospacing="0" w:after="0" w:afterAutospacing="0"/>
              <w:textAlignment w:val="baseline"/>
              <w:rPr>
                <w:rStyle w:val="eop"/>
                <w:rFonts w:eastAsiaTheme="majorEastAsia"/>
              </w:rPr>
            </w:pPr>
            <w:r w:rsidRPr="00D85136">
              <w:rPr>
                <w:rStyle w:val="eop"/>
                <w:rFonts w:eastAsiaTheme="majorEastAsia"/>
              </w:rPr>
              <w:t>West</w:t>
            </w:r>
          </w:p>
        </w:tc>
        <w:tc>
          <w:tcPr>
            <w:tcW w:w="2254" w:type="dxa"/>
          </w:tcPr>
          <w:p w14:paraId="0B574C49" w14:textId="4E5BD6F6" w:rsidR="00670ED5" w:rsidRPr="00D85136"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509</w:t>
            </w:r>
          </w:p>
        </w:tc>
        <w:tc>
          <w:tcPr>
            <w:tcW w:w="2254" w:type="dxa"/>
          </w:tcPr>
          <w:p w14:paraId="2F164A69" w14:textId="5282855D" w:rsidR="00670ED5" w:rsidRPr="00D85136"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53</w:t>
            </w:r>
          </w:p>
        </w:tc>
        <w:tc>
          <w:tcPr>
            <w:tcW w:w="2254" w:type="dxa"/>
          </w:tcPr>
          <w:p w14:paraId="05317956" w14:textId="77777777" w:rsidR="00670ED5" w:rsidRPr="00D85136"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9.60</w:t>
            </w:r>
          </w:p>
        </w:tc>
      </w:tr>
      <w:tr w:rsidR="00670ED5" w:rsidRPr="00D85136" w14:paraId="2C8602A3"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21383FC4" w14:textId="77777777" w:rsidR="00670ED5" w:rsidRPr="00D85136" w:rsidRDefault="00670ED5" w:rsidP="00254C8F">
            <w:pPr>
              <w:pStyle w:val="paragraph"/>
              <w:spacing w:before="0" w:beforeAutospacing="0" w:after="0" w:afterAutospacing="0"/>
              <w:textAlignment w:val="baseline"/>
              <w:rPr>
                <w:rStyle w:val="eop"/>
                <w:rFonts w:eastAsiaTheme="majorEastAsia"/>
              </w:rPr>
            </w:pPr>
            <w:r w:rsidRPr="00D85136">
              <w:rPr>
                <w:rStyle w:val="eop"/>
                <w:rFonts w:eastAsiaTheme="majorEastAsia"/>
              </w:rPr>
              <w:t>South</w:t>
            </w:r>
          </w:p>
        </w:tc>
        <w:tc>
          <w:tcPr>
            <w:tcW w:w="2254" w:type="dxa"/>
          </w:tcPr>
          <w:p w14:paraId="05F3172D" w14:textId="66B69709" w:rsidR="00670ED5" w:rsidRPr="00D85136"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886</w:t>
            </w:r>
          </w:p>
        </w:tc>
        <w:tc>
          <w:tcPr>
            <w:tcW w:w="2254" w:type="dxa"/>
          </w:tcPr>
          <w:p w14:paraId="59CCCC13" w14:textId="52757F92" w:rsidR="00670ED5" w:rsidRPr="00D85136"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79</w:t>
            </w:r>
          </w:p>
        </w:tc>
        <w:tc>
          <w:tcPr>
            <w:tcW w:w="2254" w:type="dxa"/>
          </w:tcPr>
          <w:p w14:paraId="20BDCD9F" w14:textId="0941A1D3" w:rsidR="00670ED5" w:rsidRPr="00D85136"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11.22</w:t>
            </w:r>
          </w:p>
        </w:tc>
      </w:tr>
      <w:tr w:rsidR="00670ED5" w:rsidRPr="00D85136" w14:paraId="30D5567C"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C1FF1B2" w14:textId="77777777" w:rsidR="00670ED5" w:rsidRPr="00D85136" w:rsidRDefault="00670ED5" w:rsidP="00254C8F">
            <w:pPr>
              <w:pStyle w:val="paragraph"/>
              <w:spacing w:before="0" w:beforeAutospacing="0" w:after="0" w:afterAutospacing="0"/>
              <w:textAlignment w:val="baseline"/>
              <w:rPr>
                <w:rStyle w:val="eop"/>
                <w:rFonts w:eastAsiaTheme="majorEastAsia"/>
              </w:rPr>
            </w:pPr>
            <w:r w:rsidRPr="00D85136">
              <w:rPr>
                <w:rStyle w:val="eop"/>
                <w:rFonts w:eastAsiaTheme="majorEastAsia"/>
              </w:rPr>
              <w:t>North</w:t>
            </w:r>
          </w:p>
        </w:tc>
        <w:tc>
          <w:tcPr>
            <w:tcW w:w="2254" w:type="dxa"/>
          </w:tcPr>
          <w:p w14:paraId="60880245" w14:textId="0D7288AE" w:rsidR="00670ED5" w:rsidRPr="00D85136"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490</w:t>
            </w:r>
          </w:p>
        </w:tc>
        <w:tc>
          <w:tcPr>
            <w:tcW w:w="2254" w:type="dxa"/>
          </w:tcPr>
          <w:p w14:paraId="5CCBEB47" w14:textId="24BF3CD9" w:rsidR="00670ED5" w:rsidRPr="00D85136"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47</w:t>
            </w:r>
          </w:p>
        </w:tc>
        <w:tc>
          <w:tcPr>
            <w:tcW w:w="2254" w:type="dxa"/>
          </w:tcPr>
          <w:p w14:paraId="160DF74F" w14:textId="634C32B9" w:rsidR="00670ED5" w:rsidRPr="00D85136"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10.43</w:t>
            </w:r>
          </w:p>
        </w:tc>
      </w:tr>
      <w:tr w:rsidR="00670ED5" w:rsidRPr="00D85136" w14:paraId="77766B0D"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0363A326" w14:textId="77777777" w:rsidR="00670ED5" w:rsidRPr="00D85136" w:rsidRDefault="00670ED5" w:rsidP="00254C8F">
            <w:pPr>
              <w:pStyle w:val="paragraph"/>
              <w:spacing w:before="0" w:beforeAutospacing="0" w:after="0" w:afterAutospacing="0"/>
              <w:textAlignment w:val="baseline"/>
              <w:rPr>
                <w:rStyle w:val="eop"/>
                <w:rFonts w:eastAsiaTheme="majorEastAsia"/>
              </w:rPr>
            </w:pPr>
            <w:r w:rsidRPr="00D85136">
              <w:rPr>
                <w:rStyle w:val="eop"/>
                <w:rFonts w:eastAsiaTheme="majorEastAsia"/>
              </w:rPr>
              <w:t>East</w:t>
            </w:r>
          </w:p>
        </w:tc>
        <w:tc>
          <w:tcPr>
            <w:tcW w:w="2254" w:type="dxa"/>
          </w:tcPr>
          <w:p w14:paraId="2076A2F4" w14:textId="21B23B32" w:rsidR="00670ED5" w:rsidRPr="00D85136"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549</w:t>
            </w:r>
          </w:p>
        </w:tc>
        <w:tc>
          <w:tcPr>
            <w:tcW w:w="2254" w:type="dxa"/>
          </w:tcPr>
          <w:p w14:paraId="02561C52" w14:textId="020DF0EC" w:rsidR="00670ED5" w:rsidRPr="00D85136"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52</w:t>
            </w:r>
          </w:p>
        </w:tc>
        <w:tc>
          <w:tcPr>
            <w:tcW w:w="2254" w:type="dxa"/>
          </w:tcPr>
          <w:p w14:paraId="3C8939AD" w14:textId="06131340" w:rsidR="00670ED5" w:rsidRPr="00D85136"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10.56</w:t>
            </w:r>
          </w:p>
        </w:tc>
      </w:tr>
    </w:tbl>
    <w:p w14:paraId="35DF3EB5" w14:textId="77777777" w:rsidR="00670ED5" w:rsidRPr="00D85136" w:rsidRDefault="00670ED5" w:rsidP="00670ED5">
      <w:pPr>
        <w:pStyle w:val="paragraph"/>
        <w:spacing w:before="0" w:beforeAutospacing="0" w:after="0" w:afterAutospacing="0"/>
        <w:textAlignment w:val="baseline"/>
        <w:rPr>
          <w:rStyle w:val="eop"/>
          <w:rFonts w:eastAsiaTheme="majorEastAsia"/>
        </w:rPr>
      </w:pPr>
    </w:p>
    <w:p w14:paraId="27529BA5" w14:textId="0B447779" w:rsidR="00BE2448" w:rsidRPr="00D85136" w:rsidRDefault="00BE2448" w:rsidP="00BE2448">
      <w:pPr>
        <w:pStyle w:val="paragraph"/>
        <w:spacing w:before="0" w:beforeAutospacing="0" w:after="0" w:afterAutospacing="0"/>
        <w:jc w:val="center"/>
        <w:textAlignment w:val="baseline"/>
        <w:rPr>
          <w:rStyle w:val="eop"/>
          <w:rFonts w:eastAsiaTheme="majorEastAsia"/>
          <w:i/>
          <w:iCs/>
          <w:sz w:val="20"/>
          <w:szCs w:val="20"/>
        </w:rPr>
      </w:pPr>
      <w:r w:rsidRPr="00D85136">
        <w:rPr>
          <w:rStyle w:val="eop"/>
          <w:rFonts w:eastAsiaTheme="majorEastAsia"/>
          <w:i/>
          <w:iCs/>
          <w:sz w:val="20"/>
          <w:szCs w:val="20"/>
        </w:rPr>
        <w:t>Table C: Average exceedances by cluster groups of 2-year return level using a Block Maxima method.</w:t>
      </w:r>
    </w:p>
    <w:p w14:paraId="07ED7559" w14:textId="2729D7B1" w:rsidR="00BE2448" w:rsidRPr="00D85136" w:rsidRDefault="00BE2448" w:rsidP="00670ED5">
      <w:pPr>
        <w:pStyle w:val="paragraph"/>
        <w:spacing w:before="0" w:beforeAutospacing="0" w:after="0" w:afterAutospacing="0"/>
        <w:textAlignment w:val="baseline"/>
        <w:rPr>
          <w:rStyle w:val="eop"/>
          <w:rFonts w:eastAsiaTheme="majorEastAsia"/>
        </w:rPr>
      </w:pPr>
    </w:p>
    <w:tbl>
      <w:tblPr>
        <w:tblStyle w:val="ListTable3-Accent5"/>
        <w:tblW w:w="0" w:type="auto"/>
        <w:tblLook w:val="04A0" w:firstRow="1" w:lastRow="0" w:firstColumn="1" w:lastColumn="0" w:noHBand="0" w:noVBand="1"/>
      </w:tblPr>
      <w:tblGrid>
        <w:gridCol w:w="2254"/>
        <w:gridCol w:w="2254"/>
        <w:gridCol w:w="2254"/>
        <w:gridCol w:w="2254"/>
      </w:tblGrid>
      <w:tr w:rsidR="00670ED5" w:rsidRPr="00D85136" w14:paraId="366CE68B" w14:textId="77777777" w:rsidTr="00254C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50757554" w14:textId="77777777" w:rsidR="00670ED5" w:rsidRPr="00D85136" w:rsidRDefault="00670ED5" w:rsidP="00254C8F">
            <w:pPr>
              <w:pStyle w:val="paragraph"/>
              <w:spacing w:before="0" w:beforeAutospacing="0" w:after="0" w:afterAutospacing="0"/>
              <w:textAlignment w:val="baseline"/>
              <w:rPr>
                <w:rStyle w:val="eop"/>
                <w:rFonts w:eastAsiaTheme="majorEastAsia"/>
              </w:rPr>
            </w:pPr>
            <w:r w:rsidRPr="00D85136">
              <w:rPr>
                <w:rStyle w:val="eop"/>
                <w:rFonts w:eastAsiaTheme="majorEastAsia"/>
              </w:rPr>
              <w:t>Cluster</w:t>
            </w:r>
          </w:p>
        </w:tc>
        <w:tc>
          <w:tcPr>
            <w:tcW w:w="2254" w:type="dxa"/>
          </w:tcPr>
          <w:p w14:paraId="4522ED9C" w14:textId="77777777" w:rsidR="00670ED5" w:rsidRPr="00D85136" w:rsidRDefault="00670ED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b w:val="0"/>
                <w:bCs w:val="0"/>
              </w:rPr>
            </w:pPr>
            <w:r w:rsidRPr="00D85136">
              <w:rPr>
                <w:rStyle w:val="eop"/>
                <w:rFonts w:eastAsiaTheme="majorEastAsia"/>
              </w:rPr>
              <w:t>Exceedance Count</w:t>
            </w:r>
          </w:p>
          <w:p w14:paraId="68024832" w14:textId="77777777" w:rsidR="00670ED5" w:rsidRPr="00D85136" w:rsidRDefault="00670ED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(2yr)</w:t>
            </w:r>
          </w:p>
        </w:tc>
        <w:tc>
          <w:tcPr>
            <w:tcW w:w="2254" w:type="dxa"/>
          </w:tcPr>
          <w:p w14:paraId="3A988DCA" w14:textId="77777777" w:rsidR="00670ED5" w:rsidRPr="00D85136" w:rsidRDefault="00670ED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Station Count (2yr)</w:t>
            </w:r>
          </w:p>
        </w:tc>
        <w:tc>
          <w:tcPr>
            <w:tcW w:w="2254" w:type="dxa"/>
          </w:tcPr>
          <w:p w14:paraId="0984603E" w14:textId="77777777" w:rsidR="00670ED5" w:rsidRPr="00D85136" w:rsidRDefault="00670ED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Exceedances per Station (2yr)</w:t>
            </w:r>
          </w:p>
        </w:tc>
      </w:tr>
      <w:tr w:rsidR="00670ED5" w:rsidRPr="00D85136" w14:paraId="54B74657"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AD528EF" w14:textId="77777777" w:rsidR="00670ED5" w:rsidRPr="00D85136" w:rsidRDefault="00670ED5" w:rsidP="00254C8F">
            <w:pPr>
              <w:pStyle w:val="paragraph"/>
              <w:spacing w:before="0" w:beforeAutospacing="0" w:after="0" w:afterAutospacing="0"/>
              <w:textAlignment w:val="baseline"/>
              <w:rPr>
                <w:rStyle w:val="eop"/>
                <w:rFonts w:eastAsiaTheme="majorEastAsia"/>
              </w:rPr>
            </w:pPr>
            <w:r w:rsidRPr="00D85136">
              <w:rPr>
                <w:rStyle w:val="eop"/>
                <w:rFonts w:eastAsiaTheme="majorEastAsia"/>
              </w:rPr>
              <w:t>West</w:t>
            </w:r>
          </w:p>
        </w:tc>
        <w:tc>
          <w:tcPr>
            <w:tcW w:w="2254" w:type="dxa"/>
          </w:tcPr>
          <w:p w14:paraId="2E900269" w14:textId="2617E29D" w:rsidR="00670ED5" w:rsidRPr="00D85136"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1801</w:t>
            </w:r>
          </w:p>
        </w:tc>
        <w:tc>
          <w:tcPr>
            <w:tcW w:w="2254" w:type="dxa"/>
          </w:tcPr>
          <w:p w14:paraId="65B948B7" w14:textId="76DE4DC3" w:rsidR="00670ED5" w:rsidRPr="00D85136"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53</w:t>
            </w:r>
          </w:p>
        </w:tc>
        <w:tc>
          <w:tcPr>
            <w:tcW w:w="2254" w:type="dxa"/>
          </w:tcPr>
          <w:p w14:paraId="102774C4" w14:textId="29F3989F" w:rsidR="00670ED5" w:rsidRPr="00D85136"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33.98</w:t>
            </w:r>
          </w:p>
        </w:tc>
      </w:tr>
      <w:tr w:rsidR="00670ED5" w:rsidRPr="00D85136" w14:paraId="4AE1FB89"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161247DB" w14:textId="77777777" w:rsidR="00670ED5" w:rsidRPr="00D85136" w:rsidRDefault="00670ED5" w:rsidP="00254C8F">
            <w:pPr>
              <w:pStyle w:val="paragraph"/>
              <w:spacing w:before="0" w:beforeAutospacing="0" w:after="0" w:afterAutospacing="0"/>
              <w:textAlignment w:val="baseline"/>
              <w:rPr>
                <w:rStyle w:val="eop"/>
                <w:rFonts w:eastAsiaTheme="majorEastAsia"/>
              </w:rPr>
            </w:pPr>
            <w:r w:rsidRPr="00D85136">
              <w:rPr>
                <w:rStyle w:val="eop"/>
                <w:rFonts w:eastAsiaTheme="majorEastAsia"/>
              </w:rPr>
              <w:t>South</w:t>
            </w:r>
          </w:p>
        </w:tc>
        <w:tc>
          <w:tcPr>
            <w:tcW w:w="2254" w:type="dxa"/>
          </w:tcPr>
          <w:p w14:paraId="565B64A3" w14:textId="616600C9" w:rsidR="00670ED5" w:rsidRPr="00D85136"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3712</w:t>
            </w:r>
          </w:p>
        </w:tc>
        <w:tc>
          <w:tcPr>
            <w:tcW w:w="2254" w:type="dxa"/>
          </w:tcPr>
          <w:p w14:paraId="0B30B761" w14:textId="70438E39" w:rsidR="00670ED5" w:rsidRPr="00D85136"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79</w:t>
            </w:r>
          </w:p>
        </w:tc>
        <w:tc>
          <w:tcPr>
            <w:tcW w:w="2254" w:type="dxa"/>
          </w:tcPr>
          <w:p w14:paraId="66F7C8DF" w14:textId="4A9B430F" w:rsidR="00670ED5" w:rsidRPr="00D85136"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46.98</w:t>
            </w:r>
          </w:p>
        </w:tc>
      </w:tr>
      <w:tr w:rsidR="00670ED5" w:rsidRPr="00D85136" w14:paraId="5EEB8C7C"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A7B9F85" w14:textId="77777777" w:rsidR="00670ED5" w:rsidRPr="00D85136" w:rsidRDefault="00670ED5" w:rsidP="00254C8F">
            <w:pPr>
              <w:pStyle w:val="paragraph"/>
              <w:spacing w:before="0" w:beforeAutospacing="0" w:after="0" w:afterAutospacing="0"/>
              <w:textAlignment w:val="baseline"/>
              <w:rPr>
                <w:rStyle w:val="eop"/>
                <w:rFonts w:eastAsiaTheme="majorEastAsia"/>
              </w:rPr>
            </w:pPr>
            <w:r w:rsidRPr="00D85136">
              <w:rPr>
                <w:rStyle w:val="eop"/>
                <w:rFonts w:eastAsiaTheme="majorEastAsia"/>
              </w:rPr>
              <w:t>North</w:t>
            </w:r>
          </w:p>
        </w:tc>
        <w:tc>
          <w:tcPr>
            <w:tcW w:w="2254" w:type="dxa"/>
          </w:tcPr>
          <w:p w14:paraId="53A3889B" w14:textId="35A62BAB" w:rsidR="00670ED5" w:rsidRPr="00D85136"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1641</w:t>
            </w:r>
          </w:p>
        </w:tc>
        <w:tc>
          <w:tcPr>
            <w:tcW w:w="2254" w:type="dxa"/>
          </w:tcPr>
          <w:p w14:paraId="43BC939A" w14:textId="16E802E0" w:rsidR="00670ED5" w:rsidRPr="00D85136"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47</w:t>
            </w:r>
          </w:p>
        </w:tc>
        <w:tc>
          <w:tcPr>
            <w:tcW w:w="2254" w:type="dxa"/>
          </w:tcPr>
          <w:p w14:paraId="34774700" w14:textId="0D287AC5" w:rsidR="00670ED5" w:rsidRPr="00D85136" w:rsidRDefault="00670ED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34.91</w:t>
            </w:r>
          </w:p>
        </w:tc>
      </w:tr>
      <w:tr w:rsidR="00670ED5" w:rsidRPr="00D85136" w14:paraId="01E08375"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0D7967D0" w14:textId="77777777" w:rsidR="00670ED5" w:rsidRPr="00D85136" w:rsidRDefault="00670ED5" w:rsidP="00254C8F">
            <w:pPr>
              <w:pStyle w:val="paragraph"/>
              <w:spacing w:before="0" w:beforeAutospacing="0" w:after="0" w:afterAutospacing="0"/>
              <w:textAlignment w:val="baseline"/>
              <w:rPr>
                <w:rStyle w:val="eop"/>
                <w:rFonts w:eastAsiaTheme="majorEastAsia"/>
              </w:rPr>
            </w:pPr>
            <w:r w:rsidRPr="00D85136">
              <w:rPr>
                <w:rStyle w:val="eop"/>
                <w:rFonts w:eastAsiaTheme="majorEastAsia"/>
              </w:rPr>
              <w:t>East</w:t>
            </w:r>
          </w:p>
        </w:tc>
        <w:tc>
          <w:tcPr>
            <w:tcW w:w="2254" w:type="dxa"/>
          </w:tcPr>
          <w:p w14:paraId="05904639" w14:textId="22A89A9E" w:rsidR="00670ED5" w:rsidRPr="00D85136"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2210</w:t>
            </w:r>
          </w:p>
        </w:tc>
        <w:tc>
          <w:tcPr>
            <w:tcW w:w="2254" w:type="dxa"/>
          </w:tcPr>
          <w:p w14:paraId="0AE299E7" w14:textId="1EFC68BF" w:rsidR="00670ED5" w:rsidRPr="00D85136"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52</w:t>
            </w:r>
          </w:p>
        </w:tc>
        <w:tc>
          <w:tcPr>
            <w:tcW w:w="2254" w:type="dxa"/>
          </w:tcPr>
          <w:p w14:paraId="3236F84E" w14:textId="0980F373" w:rsidR="00670ED5" w:rsidRPr="00D85136" w:rsidRDefault="00670ED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42.50</w:t>
            </w:r>
          </w:p>
        </w:tc>
      </w:tr>
    </w:tbl>
    <w:p w14:paraId="5836A4F6" w14:textId="77777777" w:rsidR="00670ED5" w:rsidRPr="00D85136" w:rsidRDefault="00670ED5" w:rsidP="00CB64D2">
      <w:pPr>
        <w:pStyle w:val="paragraph"/>
        <w:spacing w:before="0" w:beforeAutospacing="0" w:after="0" w:afterAutospacing="0"/>
        <w:textAlignment w:val="baseline"/>
        <w:rPr>
          <w:rStyle w:val="eop"/>
          <w:rFonts w:eastAsiaTheme="majorEastAsia"/>
        </w:rPr>
      </w:pPr>
    </w:p>
    <w:p w14:paraId="6A8B1809" w14:textId="77777777" w:rsidR="00805F70" w:rsidRPr="00D85136" w:rsidRDefault="00805F70" w:rsidP="00F56C55">
      <w:pPr>
        <w:pStyle w:val="paragraph"/>
        <w:spacing w:before="0" w:beforeAutospacing="0" w:after="0" w:afterAutospacing="0"/>
        <w:textAlignment w:val="baseline"/>
        <w:rPr>
          <w:rStyle w:val="eop"/>
          <w:rFonts w:eastAsiaTheme="majorEastAsia"/>
        </w:rPr>
      </w:pPr>
    </w:p>
    <w:p w14:paraId="2DD2796E" w14:textId="5D03817A" w:rsidR="00F56C55" w:rsidRPr="00D85136" w:rsidRDefault="00F56C55" w:rsidP="00F56C55">
      <w:pPr>
        <w:pStyle w:val="paragraph"/>
        <w:spacing w:before="0" w:beforeAutospacing="0" w:after="0" w:afterAutospacing="0"/>
        <w:textAlignment w:val="baseline"/>
        <w:rPr>
          <w:rStyle w:val="eop"/>
          <w:rFonts w:eastAsiaTheme="majorEastAsia"/>
        </w:rPr>
      </w:pPr>
      <w:r w:rsidRPr="00D85136">
        <w:rPr>
          <w:rStyle w:val="eop"/>
          <w:rFonts w:eastAsiaTheme="majorEastAsia"/>
        </w:rPr>
        <w:t xml:space="preserve">Tables B and C show the cluster groups, their respective exceedance counts, station counts, and the exceedances per station, for the 5-year and 2-year return levels. By 5-year returns, the South cluster is the highest in exceedances per station with 11.22, and a difference of 0.66 exceedances to the East cluster in second. Closely following is the North, then the West cluster yielding the least exceedances per station. At a 2-year return level, the South has a larger lead in exceedances with 46.98 exceedances, followed by East, North, and West. The results of the block maxima indicate a tendency for the South to be more vulnerable to spikes above 2-year and 5-year levels relative to the rest of the coastline. </w:t>
      </w:r>
    </w:p>
    <w:p w14:paraId="69C62A21" w14:textId="77777777" w:rsidR="00BE2448" w:rsidRPr="00D85136" w:rsidRDefault="00BE2448" w:rsidP="00F56C55">
      <w:pPr>
        <w:pStyle w:val="paragraph"/>
        <w:spacing w:before="0" w:beforeAutospacing="0" w:after="0" w:afterAutospacing="0"/>
        <w:textAlignment w:val="baseline"/>
        <w:rPr>
          <w:rStyle w:val="eop"/>
          <w:rFonts w:eastAsiaTheme="majorEastAsia"/>
        </w:rPr>
      </w:pPr>
    </w:p>
    <w:p w14:paraId="0B748894" w14:textId="77777777" w:rsidR="00805F70" w:rsidRPr="00D85136" w:rsidRDefault="00805F70" w:rsidP="00F56C55">
      <w:pPr>
        <w:pStyle w:val="paragraph"/>
        <w:spacing w:before="0" w:beforeAutospacing="0" w:after="0" w:afterAutospacing="0"/>
        <w:textAlignment w:val="baseline"/>
        <w:rPr>
          <w:rStyle w:val="eop"/>
          <w:rFonts w:eastAsiaTheme="majorEastAsia"/>
        </w:rPr>
      </w:pPr>
    </w:p>
    <w:p w14:paraId="641C5414" w14:textId="77777777" w:rsidR="00F56C55" w:rsidRPr="00D85136" w:rsidRDefault="00F56C55" w:rsidP="00CB64D2">
      <w:pPr>
        <w:pStyle w:val="paragraph"/>
        <w:spacing w:before="0" w:beforeAutospacing="0" w:after="0" w:afterAutospacing="0"/>
        <w:textAlignment w:val="baseline"/>
        <w:rPr>
          <w:rStyle w:val="eop"/>
          <w:rFonts w:eastAsiaTheme="majorEastAsia"/>
        </w:rPr>
      </w:pPr>
    </w:p>
    <w:p w14:paraId="45F7B169" w14:textId="5FA11322" w:rsidR="00254C8F" w:rsidRPr="00D85136" w:rsidRDefault="00254C8F" w:rsidP="00D85136">
      <w:pPr>
        <w:pStyle w:val="Heading3"/>
        <w:rPr>
          <w:rStyle w:val="eop"/>
          <w:rFonts w:ascii="Times New Roman" w:hAnsi="Times New Roman" w:cs="Times New Roman"/>
          <w:b/>
          <w:bCs/>
          <w:color w:val="auto"/>
          <w:sz w:val="24"/>
          <w:szCs w:val="24"/>
        </w:rPr>
      </w:pPr>
      <w:bookmarkStart w:id="15" w:name="_Toc173901470"/>
      <w:r w:rsidRPr="00D85136">
        <w:rPr>
          <w:rStyle w:val="eop"/>
          <w:rFonts w:ascii="Times New Roman" w:hAnsi="Times New Roman" w:cs="Times New Roman"/>
          <w:b/>
          <w:bCs/>
          <w:color w:val="auto"/>
          <w:sz w:val="24"/>
          <w:szCs w:val="24"/>
        </w:rPr>
        <w:t>Peaks-Over-Threshold (POT) Model Fitting</w:t>
      </w:r>
      <w:bookmarkEnd w:id="15"/>
    </w:p>
    <w:p w14:paraId="428A79AA" w14:textId="77777777" w:rsidR="00D85136" w:rsidRPr="00D85136" w:rsidRDefault="00D85136" w:rsidP="00D85136">
      <w:pPr>
        <w:rPr>
          <w:rFonts w:ascii="Times New Roman" w:hAnsi="Times New Roman" w:cs="Times New Roman"/>
        </w:rPr>
      </w:pPr>
    </w:p>
    <w:p w14:paraId="4A5DEBAD" w14:textId="0E1158D4" w:rsidR="00254C8F" w:rsidRPr="00D85136" w:rsidRDefault="00823A27" w:rsidP="00254C8F">
      <w:pPr>
        <w:pStyle w:val="paragraph"/>
        <w:spacing w:before="0" w:beforeAutospacing="0" w:after="0" w:afterAutospacing="0"/>
        <w:textAlignment w:val="baseline"/>
        <w:rPr>
          <w:rStyle w:val="eop"/>
          <w:rFonts w:eastAsiaTheme="majorEastAsia"/>
        </w:rPr>
      </w:pPr>
      <w:r w:rsidRPr="00D85136">
        <w:rPr>
          <w:noProof/>
        </w:rPr>
        <w:drawing>
          <wp:inline distT="0" distB="0" distL="0" distR="0" wp14:anchorId="4A896FD1" wp14:editId="0BFF845A">
            <wp:extent cx="5731510" cy="2853690"/>
            <wp:effectExtent l="0" t="0" r="2540" b="3810"/>
            <wp:docPr id="196218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81697" name=""/>
                    <pic:cNvPicPr/>
                  </pic:nvPicPr>
                  <pic:blipFill rotWithShape="1">
                    <a:blip r:embed="rId31"/>
                    <a:srcRect t="1577"/>
                    <a:stretch/>
                  </pic:blipFill>
                  <pic:spPr bwMode="auto">
                    <a:xfrm>
                      <a:off x="0" y="0"/>
                      <a:ext cx="5731510" cy="2853690"/>
                    </a:xfrm>
                    <a:prstGeom prst="rect">
                      <a:avLst/>
                    </a:prstGeom>
                    <a:ln>
                      <a:noFill/>
                    </a:ln>
                    <a:extLst>
                      <a:ext uri="{53640926-AAD7-44D8-BBD7-CCE9431645EC}">
                        <a14:shadowObscured xmlns:a14="http://schemas.microsoft.com/office/drawing/2010/main"/>
                      </a:ext>
                    </a:extLst>
                  </pic:spPr>
                </pic:pic>
              </a:graphicData>
            </a:graphic>
          </wp:inline>
        </w:drawing>
      </w:r>
    </w:p>
    <w:p w14:paraId="47358EF8" w14:textId="77777777" w:rsidR="00BE2448" w:rsidRPr="00D85136" w:rsidRDefault="00BE2448" w:rsidP="00254C8F">
      <w:pPr>
        <w:pStyle w:val="paragraph"/>
        <w:spacing w:before="0" w:beforeAutospacing="0" w:after="0" w:afterAutospacing="0"/>
        <w:jc w:val="center"/>
        <w:textAlignment w:val="baseline"/>
        <w:rPr>
          <w:rStyle w:val="eop"/>
          <w:rFonts w:eastAsiaTheme="majorEastAsia"/>
          <w:i/>
          <w:iCs/>
          <w:sz w:val="20"/>
          <w:szCs w:val="20"/>
        </w:rPr>
      </w:pPr>
    </w:p>
    <w:p w14:paraId="10272038" w14:textId="724B20C8" w:rsidR="00254C8F" w:rsidRPr="00D85136" w:rsidRDefault="00254C8F" w:rsidP="00254C8F">
      <w:pPr>
        <w:pStyle w:val="paragraph"/>
        <w:spacing w:before="0" w:beforeAutospacing="0" w:after="0" w:afterAutospacing="0"/>
        <w:jc w:val="center"/>
        <w:textAlignment w:val="baseline"/>
        <w:rPr>
          <w:rStyle w:val="eop"/>
          <w:rFonts w:eastAsiaTheme="majorEastAsia"/>
          <w:i/>
          <w:iCs/>
          <w:sz w:val="20"/>
          <w:szCs w:val="20"/>
        </w:rPr>
      </w:pPr>
      <w:r w:rsidRPr="00D85136">
        <w:rPr>
          <w:rStyle w:val="eop"/>
          <w:rFonts w:eastAsiaTheme="majorEastAsia"/>
          <w:i/>
          <w:iCs/>
          <w:sz w:val="20"/>
          <w:szCs w:val="20"/>
        </w:rPr>
        <w:t xml:space="preserve">Figure </w:t>
      </w:r>
      <w:r w:rsidR="0076366B" w:rsidRPr="00D85136">
        <w:rPr>
          <w:rStyle w:val="eop"/>
          <w:rFonts w:eastAsiaTheme="majorEastAsia"/>
          <w:i/>
          <w:iCs/>
          <w:sz w:val="20"/>
          <w:szCs w:val="20"/>
        </w:rPr>
        <w:t>1</w:t>
      </w:r>
      <w:r w:rsidR="005869DC" w:rsidRPr="00D85136">
        <w:rPr>
          <w:rStyle w:val="eop"/>
          <w:rFonts w:eastAsiaTheme="majorEastAsia"/>
          <w:i/>
          <w:iCs/>
          <w:sz w:val="20"/>
          <w:szCs w:val="20"/>
        </w:rPr>
        <w:t>4</w:t>
      </w:r>
      <w:r w:rsidRPr="00D85136">
        <w:rPr>
          <w:rStyle w:val="eop"/>
          <w:rFonts w:eastAsiaTheme="majorEastAsia"/>
          <w:i/>
          <w:iCs/>
          <w:sz w:val="20"/>
          <w:szCs w:val="20"/>
        </w:rPr>
        <w:t xml:space="preserve">: </w:t>
      </w:r>
      <w:r w:rsidRPr="00D85136">
        <w:rPr>
          <w:i/>
          <w:iCs/>
          <w:sz w:val="20"/>
          <w:szCs w:val="20"/>
        </w:rPr>
        <w:t>Forecast Error Variance Decomposition (FEVD) for extreme value indices. The four-panel plot illustrates how the contribution of each index to the forecast error variance changes across different time horizons. Each panel represents the decomposition for one extreme value index, showing its relative impact on the forecast error variance over time.</w:t>
      </w:r>
    </w:p>
    <w:p w14:paraId="480BCC0D" w14:textId="77777777" w:rsidR="00254C8F" w:rsidRPr="00D85136" w:rsidRDefault="00254C8F" w:rsidP="00254C8F">
      <w:pPr>
        <w:pStyle w:val="paragraph"/>
        <w:spacing w:before="0" w:beforeAutospacing="0" w:after="0" w:afterAutospacing="0"/>
        <w:textAlignment w:val="baseline"/>
        <w:rPr>
          <w:rStyle w:val="eop"/>
          <w:rFonts w:eastAsiaTheme="majorEastAsia"/>
        </w:rPr>
      </w:pPr>
    </w:p>
    <w:p w14:paraId="079FE20C" w14:textId="33536D26" w:rsidR="00254C8F" w:rsidRPr="00D85136" w:rsidRDefault="00254C8F" w:rsidP="00254C8F">
      <w:pPr>
        <w:pStyle w:val="paragraph"/>
        <w:spacing w:before="0" w:beforeAutospacing="0" w:after="0" w:afterAutospacing="0"/>
        <w:textAlignment w:val="baseline"/>
        <w:rPr>
          <w:rStyle w:val="eop"/>
          <w:rFonts w:eastAsiaTheme="majorEastAsia"/>
        </w:rPr>
      </w:pPr>
      <w:r w:rsidRPr="00D85136">
        <w:rPr>
          <w:rStyle w:val="eop"/>
          <w:rFonts w:eastAsiaTheme="majorEastAsia"/>
        </w:rPr>
        <w:t xml:space="preserve">We are fitting the data using the ‘fevd’ function from the ‘extRemes’ package in R. </w:t>
      </w:r>
      <w:r w:rsidRPr="00D85136">
        <w:rPr>
          <w:rStyle w:val="eop"/>
          <w:rFonts w:eastAsiaTheme="majorEastAsia"/>
          <w:i/>
          <w:iCs/>
        </w:rPr>
        <w:t xml:space="preserve">Figure </w:t>
      </w:r>
      <w:r w:rsidR="00805F70" w:rsidRPr="00D85136">
        <w:rPr>
          <w:rStyle w:val="eop"/>
          <w:rFonts w:eastAsiaTheme="majorEastAsia"/>
          <w:i/>
          <w:iCs/>
        </w:rPr>
        <w:t>1</w:t>
      </w:r>
      <w:r w:rsidR="005869DC" w:rsidRPr="00D85136">
        <w:rPr>
          <w:rStyle w:val="eop"/>
          <w:rFonts w:eastAsiaTheme="majorEastAsia"/>
          <w:i/>
          <w:iCs/>
        </w:rPr>
        <w:t>4</w:t>
      </w:r>
      <w:r w:rsidRPr="00D85136">
        <w:rPr>
          <w:rStyle w:val="eop"/>
          <w:rFonts w:eastAsiaTheme="majorEastAsia"/>
        </w:rPr>
        <w:t xml:space="preserve"> shows four panels relating fitting the data to a </w:t>
      </w:r>
      <w:r w:rsidR="00CD7599" w:rsidRPr="00D85136">
        <w:rPr>
          <w:rStyle w:val="eop"/>
          <w:rFonts w:eastAsiaTheme="majorEastAsia"/>
        </w:rPr>
        <w:t>GPD distribution using the POT approach</w:t>
      </w:r>
      <w:r w:rsidRPr="00D85136">
        <w:rPr>
          <w:rStyle w:val="eop"/>
          <w:rFonts w:eastAsiaTheme="majorEastAsia"/>
        </w:rPr>
        <w:t xml:space="preserve">. </w:t>
      </w:r>
      <w:r w:rsidR="002F314A" w:rsidRPr="00D85136">
        <w:rPr>
          <w:rStyle w:val="eop"/>
          <w:rFonts w:eastAsiaTheme="majorEastAsia"/>
        </w:rPr>
        <w:t>A threshold of the 99</w:t>
      </w:r>
      <w:r w:rsidR="002F314A" w:rsidRPr="00D85136">
        <w:rPr>
          <w:rStyle w:val="eop"/>
          <w:rFonts w:eastAsiaTheme="majorEastAsia"/>
          <w:vertAlign w:val="superscript"/>
        </w:rPr>
        <w:t>th</w:t>
      </w:r>
      <w:r w:rsidR="002F314A" w:rsidRPr="00D85136">
        <w:rPr>
          <w:rStyle w:val="eop"/>
          <w:rFonts w:eastAsiaTheme="majorEastAsia"/>
        </w:rPr>
        <w:t xml:space="preserve"> percentile is chosen, as to capture only the most extreme events as data points for modelling. </w:t>
      </w:r>
      <w:r w:rsidRPr="00D85136">
        <w:rPr>
          <w:rStyle w:val="eop"/>
          <w:rFonts w:eastAsiaTheme="majorEastAsia"/>
        </w:rPr>
        <w:t xml:space="preserve">To reiterate, the following results are for our case study location of Dun Laoghaire, however similar results can be seen across all locations. </w:t>
      </w:r>
    </w:p>
    <w:p w14:paraId="1BAF993D" w14:textId="77777777" w:rsidR="00254C8F" w:rsidRPr="00D85136" w:rsidRDefault="00254C8F" w:rsidP="00254C8F">
      <w:pPr>
        <w:pStyle w:val="paragraph"/>
        <w:spacing w:before="0" w:beforeAutospacing="0" w:after="0" w:afterAutospacing="0"/>
        <w:textAlignment w:val="baseline"/>
        <w:rPr>
          <w:rStyle w:val="eop"/>
          <w:rFonts w:eastAsiaTheme="majorEastAsia"/>
        </w:rPr>
      </w:pPr>
    </w:p>
    <w:p w14:paraId="3A967973" w14:textId="4AC5B6AF" w:rsidR="00254C8F" w:rsidRPr="00D85136" w:rsidRDefault="00254C8F" w:rsidP="001F246D">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The top left plot shows the resulting Q-Q plot after fitting the model. Comparing the quantiles of the observed data versus the quantiles of the G</w:t>
      </w:r>
      <w:r w:rsidR="0005791D" w:rsidRPr="00D85136">
        <w:rPr>
          <w:rStyle w:val="eop"/>
          <w:rFonts w:eastAsiaTheme="majorEastAsia"/>
        </w:rPr>
        <w:t>PD</w:t>
      </w:r>
      <w:r w:rsidRPr="00D85136">
        <w:rPr>
          <w:rStyle w:val="eop"/>
          <w:rFonts w:eastAsiaTheme="majorEastAsia"/>
        </w:rPr>
        <w:t xml:space="preserve"> model assume a good fit, with most points lying close to the 45-degree lin</w:t>
      </w:r>
      <w:r w:rsidR="0005791D" w:rsidRPr="00D85136">
        <w:rPr>
          <w:rStyle w:val="eop"/>
          <w:rFonts w:eastAsiaTheme="majorEastAsia"/>
        </w:rPr>
        <w:t>e</w:t>
      </w:r>
      <w:r w:rsidR="0057079B" w:rsidRPr="00D85136">
        <w:rPr>
          <w:rStyle w:val="eop"/>
          <w:rFonts w:eastAsiaTheme="majorEastAsia"/>
        </w:rPr>
        <w:t>. There may also be a couple of outliers seen in the higher quantiles.</w:t>
      </w:r>
    </w:p>
    <w:p w14:paraId="39BE04C6" w14:textId="77777777" w:rsidR="00254C8F" w:rsidRPr="00D85136" w:rsidRDefault="00254C8F" w:rsidP="00254C8F">
      <w:pPr>
        <w:pStyle w:val="paragraph"/>
        <w:spacing w:before="0" w:beforeAutospacing="0" w:after="0" w:afterAutospacing="0"/>
        <w:textAlignment w:val="baseline"/>
        <w:rPr>
          <w:rStyle w:val="eop"/>
          <w:rFonts w:eastAsiaTheme="majorEastAsia"/>
        </w:rPr>
      </w:pPr>
    </w:p>
    <w:p w14:paraId="49C9EB28" w14:textId="3298CC68" w:rsidR="00254C8F" w:rsidRPr="00D85136" w:rsidRDefault="00254C8F" w:rsidP="001F246D">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lastRenderedPageBreak/>
        <w:t>The probability plot in the top right assesses the goodness of fit with the x-axis representing the empirical quantiles of the observed data and the y-axis demonstrating the quantiles from the model’s simulated data. Most points</w:t>
      </w:r>
      <w:r w:rsidR="0057079B" w:rsidRPr="00D85136">
        <w:rPr>
          <w:rStyle w:val="eop"/>
          <w:rFonts w:eastAsiaTheme="majorEastAsia"/>
        </w:rPr>
        <w:t xml:space="preserve">, </w:t>
      </w:r>
      <w:r w:rsidR="00D00EDF" w:rsidRPr="00D85136">
        <w:rPr>
          <w:rStyle w:val="eop"/>
          <w:rFonts w:eastAsiaTheme="majorEastAsia"/>
        </w:rPr>
        <w:t>except a small number of potential outliers,</w:t>
      </w:r>
      <w:r w:rsidRPr="00D85136">
        <w:rPr>
          <w:rStyle w:val="eop"/>
          <w:rFonts w:eastAsiaTheme="majorEastAsia"/>
        </w:rPr>
        <w:t xml:space="preserve"> are on or very close to the 1-1-line, indicative of a </w:t>
      </w:r>
      <w:r w:rsidR="00D00EDF" w:rsidRPr="00D85136">
        <w:rPr>
          <w:rStyle w:val="eop"/>
          <w:rFonts w:eastAsiaTheme="majorEastAsia"/>
        </w:rPr>
        <w:t>good</w:t>
      </w:r>
      <w:r w:rsidRPr="00D85136">
        <w:rPr>
          <w:rStyle w:val="eop"/>
          <w:rFonts w:eastAsiaTheme="majorEastAsia"/>
        </w:rPr>
        <w:t xml:space="preserve"> fit. </w:t>
      </w:r>
    </w:p>
    <w:p w14:paraId="624F4574" w14:textId="77777777" w:rsidR="00254C8F" w:rsidRPr="00D85136" w:rsidRDefault="00254C8F" w:rsidP="00254C8F">
      <w:pPr>
        <w:pStyle w:val="paragraph"/>
        <w:spacing w:before="0" w:beforeAutospacing="0" w:after="0" w:afterAutospacing="0"/>
        <w:textAlignment w:val="baseline"/>
        <w:rPr>
          <w:rStyle w:val="eop"/>
          <w:rFonts w:eastAsiaTheme="majorEastAsia"/>
        </w:rPr>
      </w:pPr>
    </w:p>
    <w:p w14:paraId="162870E0" w14:textId="149493AB" w:rsidR="00254C8F" w:rsidRPr="00D85136" w:rsidRDefault="00254C8F" w:rsidP="001F246D">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 xml:space="preserve">The density plot compares the density of the observed data with the density implied by the model. The empirical and modelled lines </w:t>
      </w:r>
      <w:r w:rsidR="00D00EDF" w:rsidRPr="00D85136">
        <w:rPr>
          <w:rStyle w:val="eop"/>
          <w:rFonts w:eastAsiaTheme="majorEastAsia"/>
        </w:rPr>
        <w:t xml:space="preserve">do not show </w:t>
      </w:r>
      <w:r w:rsidR="002E3C57" w:rsidRPr="00D85136">
        <w:rPr>
          <w:rStyle w:val="eop"/>
          <w:rFonts w:eastAsiaTheme="majorEastAsia"/>
        </w:rPr>
        <w:t>a strong correlation</w:t>
      </w:r>
      <w:r w:rsidR="00861FE7" w:rsidRPr="00D85136">
        <w:rPr>
          <w:rStyle w:val="eop"/>
          <w:rFonts w:eastAsiaTheme="majorEastAsia"/>
        </w:rPr>
        <w:t xml:space="preserve"> in the bulk of the data</w:t>
      </w:r>
      <w:r w:rsidR="002E3C57" w:rsidRPr="00D85136">
        <w:rPr>
          <w:rStyle w:val="eop"/>
          <w:rFonts w:eastAsiaTheme="majorEastAsia"/>
        </w:rPr>
        <w:t xml:space="preserve">. </w:t>
      </w:r>
      <w:r w:rsidR="00861FE7" w:rsidRPr="00D85136">
        <w:rPr>
          <w:rFonts w:eastAsiaTheme="majorEastAsia"/>
        </w:rPr>
        <w:t>The GPD is specifically designed to model the tail behaviour of the distribution beyond the 99</w:t>
      </w:r>
      <w:r w:rsidR="00861FE7" w:rsidRPr="00D85136">
        <w:rPr>
          <w:rFonts w:eastAsiaTheme="majorEastAsia"/>
          <w:vertAlign w:val="superscript"/>
        </w:rPr>
        <w:t>th</w:t>
      </w:r>
      <w:r w:rsidR="00861FE7" w:rsidRPr="00D85136">
        <w:rPr>
          <w:rFonts w:eastAsiaTheme="majorEastAsia"/>
        </w:rPr>
        <w:t xml:space="preserve"> percentile threshold. As such, it can result in a steep curve, especially when focusing on extreme values, which are inherently sparse and variable. This steepness in the modelled curve is a reflection of the heavy-tailed nature of extreme value distributions. The inherent nature of the threshold method is shown in this density plot, but it is not a reason to disregard it due to reasons of lack of fit. The Q-Q plot and return level plots can validate the goodness of fit for the tail end of data.</w:t>
      </w:r>
    </w:p>
    <w:p w14:paraId="287EECE9" w14:textId="77777777" w:rsidR="00254C8F" w:rsidRPr="00D85136" w:rsidRDefault="00254C8F" w:rsidP="00254C8F">
      <w:pPr>
        <w:pStyle w:val="paragraph"/>
        <w:spacing w:before="0" w:beforeAutospacing="0" w:after="0" w:afterAutospacing="0"/>
        <w:textAlignment w:val="baseline"/>
        <w:rPr>
          <w:rStyle w:val="eop"/>
          <w:rFonts w:eastAsiaTheme="majorEastAsia"/>
        </w:rPr>
      </w:pPr>
    </w:p>
    <w:p w14:paraId="28536E94" w14:textId="56936022" w:rsidR="00254C8F" w:rsidRPr="00D85136" w:rsidRDefault="00254C8F" w:rsidP="00254C8F">
      <w:pPr>
        <w:pStyle w:val="paragraph"/>
        <w:spacing w:before="0" w:beforeAutospacing="0" w:after="0" w:afterAutospacing="0"/>
        <w:textAlignment w:val="baseline"/>
        <w:rPr>
          <w:rStyle w:val="normaltextrun"/>
          <w:rFonts w:eastAsiaTheme="majorEastAsia"/>
        </w:rPr>
      </w:pPr>
      <w:r w:rsidRPr="00D85136">
        <w:rPr>
          <w:rStyle w:val="eop"/>
          <w:rFonts w:eastAsiaTheme="majorEastAsia"/>
        </w:rPr>
        <w:t>Finally, the return level plot (bottom right) shows estimated return levels for different return periods based on the G</w:t>
      </w:r>
      <w:r w:rsidR="005A31F2" w:rsidRPr="00D85136">
        <w:rPr>
          <w:rStyle w:val="eop"/>
          <w:rFonts w:eastAsiaTheme="majorEastAsia"/>
        </w:rPr>
        <w:t>PD</w:t>
      </w:r>
      <w:r w:rsidRPr="00D85136">
        <w:rPr>
          <w:rStyle w:val="eop"/>
          <w:rFonts w:eastAsiaTheme="majorEastAsia"/>
        </w:rPr>
        <w:t xml:space="preserve"> fitted model. The x-axis shows the logarithmic return period (years) and the y-axis shows the return level for which storm surge height is expected to be exceeded once every given period of return. Return level estimates are all inside the 95% confidence interval (the dashed lines) which again shows a strong reliability for estimating extreme sea level surges.</w:t>
      </w:r>
    </w:p>
    <w:p w14:paraId="6FC37EE0" w14:textId="77777777" w:rsidR="00D6480E" w:rsidRPr="00D85136" w:rsidRDefault="00D6480E" w:rsidP="00CB64D2">
      <w:pPr>
        <w:pStyle w:val="paragraph"/>
        <w:spacing w:before="0" w:beforeAutospacing="0" w:after="0" w:afterAutospacing="0"/>
        <w:textAlignment w:val="baseline"/>
        <w:rPr>
          <w:rStyle w:val="eop"/>
          <w:rFonts w:eastAsiaTheme="majorEastAsia"/>
        </w:rPr>
      </w:pPr>
    </w:p>
    <w:p w14:paraId="01BC39DE" w14:textId="77777777" w:rsidR="000A2014" w:rsidRPr="00D85136" w:rsidRDefault="000A2014" w:rsidP="00CB64D2">
      <w:pPr>
        <w:pStyle w:val="paragraph"/>
        <w:spacing w:before="0" w:beforeAutospacing="0" w:after="0" w:afterAutospacing="0"/>
        <w:textAlignment w:val="baseline"/>
        <w:rPr>
          <w:rStyle w:val="eop"/>
          <w:rFonts w:eastAsiaTheme="majorEastAsia"/>
        </w:rPr>
      </w:pPr>
    </w:p>
    <w:p w14:paraId="4CF1E5B3" w14:textId="22F1C850" w:rsidR="00254C8F" w:rsidRPr="00D85136" w:rsidRDefault="001E2EB7" w:rsidP="00D85136">
      <w:pPr>
        <w:pStyle w:val="Heading3"/>
        <w:rPr>
          <w:rStyle w:val="eop"/>
          <w:rFonts w:ascii="Times New Roman" w:hAnsi="Times New Roman" w:cs="Times New Roman"/>
          <w:b/>
          <w:bCs/>
          <w:color w:val="auto"/>
          <w:sz w:val="24"/>
          <w:szCs w:val="24"/>
        </w:rPr>
      </w:pPr>
      <w:bookmarkStart w:id="16" w:name="_Toc173901471"/>
      <w:r w:rsidRPr="00D85136">
        <w:rPr>
          <w:rStyle w:val="eop"/>
          <w:rFonts w:ascii="Times New Roman" w:hAnsi="Times New Roman" w:cs="Times New Roman"/>
          <w:b/>
          <w:bCs/>
          <w:color w:val="auto"/>
          <w:sz w:val="24"/>
          <w:szCs w:val="24"/>
        </w:rPr>
        <w:t>Peaks-Over-Threshold Results</w:t>
      </w:r>
      <w:bookmarkEnd w:id="16"/>
    </w:p>
    <w:p w14:paraId="6572E5F5" w14:textId="1C2E0CFF" w:rsidR="00F56C55" w:rsidRPr="00D85136" w:rsidRDefault="006B4828" w:rsidP="009E34C0">
      <w:pPr>
        <w:pStyle w:val="paragraph"/>
        <w:textAlignment w:val="baseline"/>
        <w:rPr>
          <w:rStyle w:val="eop"/>
          <w:rFonts w:eastAsiaTheme="majorEastAsia"/>
          <w:lang w:val="en-GB"/>
        </w:rPr>
      </w:pPr>
      <w:r w:rsidRPr="00D85136">
        <w:rPr>
          <w:rStyle w:val="eop"/>
          <w:rFonts w:eastAsiaTheme="majorEastAsia"/>
        </w:rPr>
        <w:t>The same</w:t>
      </w:r>
      <w:r w:rsidR="00110586" w:rsidRPr="00D85136">
        <w:rPr>
          <w:rStyle w:val="eop"/>
          <w:rFonts w:eastAsiaTheme="majorEastAsia"/>
        </w:rPr>
        <w:t xml:space="preserve"> methods will be applied </w:t>
      </w:r>
      <w:r w:rsidR="00E013E1" w:rsidRPr="00D85136">
        <w:rPr>
          <w:rStyle w:val="eop"/>
          <w:rFonts w:eastAsiaTheme="majorEastAsia"/>
        </w:rPr>
        <w:t xml:space="preserve">to the data in this section using a Peaks-Over-Threshold (POT) approach instead of a block maxima approach. Again, we use station 795 Dun Laoghaire as a </w:t>
      </w:r>
      <w:r w:rsidR="00CA388B" w:rsidRPr="00D85136">
        <w:rPr>
          <w:rStyle w:val="eop"/>
          <w:rFonts w:eastAsiaTheme="majorEastAsia"/>
        </w:rPr>
        <w:t xml:space="preserve">comparison location. </w:t>
      </w:r>
      <w:r w:rsidR="002B29BA" w:rsidRPr="00D85136">
        <w:rPr>
          <w:rStyle w:val="eop"/>
          <w:rFonts w:eastAsiaTheme="majorEastAsia"/>
        </w:rPr>
        <w:t xml:space="preserve">The key difference in </w:t>
      </w:r>
      <w:r w:rsidR="00DF12BB" w:rsidRPr="00D85136">
        <w:rPr>
          <w:rStyle w:val="eop"/>
          <w:rFonts w:eastAsiaTheme="majorEastAsia"/>
        </w:rPr>
        <w:t xml:space="preserve">for the POT is that we are fitting a Generalised Pareto Distribution </w:t>
      </w:r>
      <w:r w:rsidR="00DA0CF9" w:rsidRPr="00D85136">
        <w:rPr>
          <w:rStyle w:val="eop"/>
          <w:rFonts w:eastAsiaTheme="majorEastAsia"/>
        </w:rPr>
        <w:t xml:space="preserve">(GPD) </w:t>
      </w:r>
      <w:r w:rsidR="00DF12BB" w:rsidRPr="00D85136">
        <w:rPr>
          <w:rStyle w:val="eop"/>
          <w:rFonts w:eastAsiaTheme="majorEastAsia"/>
        </w:rPr>
        <w:t xml:space="preserve">to the values above </w:t>
      </w:r>
      <w:r w:rsidR="00DA0CF9" w:rsidRPr="00D85136">
        <w:rPr>
          <w:rStyle w:val="eop"/>
          <w:rFonts w:eastAsiaTheme="majorEastAsia"/>
        </w:rPr>
        <w:t xml:space="preserve">the threshold. </w:t>
      </w:r>
      <w:r w:rsidR="00990D7B" w:rsidRPr="00D85136">
        <w:rPr>
          <w:rStyle w:val="eop"/>
          <w:rFonts w:eastAsiaTheme="majorEastAsia"/>
        </w:rPr>
        <w:t xml:space="preserve"> </w:t>
      </w:r>
      <w:r w:rsidR="00F56C55" w:rsidRPr="00D85136">
        <w:rPr>
          <w:rStyle w:val="eop"/>
          <w:rFonts w:eastAsiaTheme="majorEastAsia"/>
        </w:rPr>
        <w:t xml:space="preserve">The </w:t>
      </w:r>
      <w:r w:rsidR="00990D7B" w:rsidRPr="00D85136">
        <w:rPr>
          <w:rStyle w:val="eop"/>
          <w:rFonts w:eastAsiaTheme="majorEastAsia"/>
        </w:rPr>
        <w:t>G</w:t>
      </w:r>
      <w:r w:rsidR="00DA0CF9" w:rsidRPr="00D85136">
        <w:rPr>
          <w:rStyle w:val="eop"/>
          <w:rFonts w:eastAsiaTheme="majorEastAsia"/>
        </w:rPr>
        <w:t>PD</w:t>
      </w:r>
      <w:r w:rsidR="00F56C55" w:rsidRPr="00D85136">
        <w:rPr>
          <w:rStyle w:val="eop"/>
          <w:rFonts w:eastAsiaTheme="majorEastAsia"/>
        </w:rPr>
        <w:t xml:space="preserve"> distribution parameters </w:t>
      </w:r>
      <w:r w:rsidR="007460AC" w:rsidRPr="00D85136">
        <w:rPr>
          <w:rStyle w:val="eop"/>
          <w:rFonts w:eastAsiaTheme="majorEastAsia"/>
        </w:rPr>
        <w:t xml:space="preserve">are </w:t>
      </w:r>
      <w:r w:rsidR="00A4069E" w:rsidRPr="00D85136">
        <w:rPr>
          <w:rStyle w:val="eop"/>
          <w:rFonts w:eastAsiaTheme="majorEastAsia"/>
        </w:rPr>
        <w:t xml:space="preserve">scale and shape. We do not estimate </w:t>
      </w:r>
      <w:r w:rsidR="00511F32" w:rsidRPr="00D85136">
        <w:rPr>
          <w:rStyle w:val="eop"/>
          <w:rFonts w:eastAsiaTheme="majorEastAsia"/>
        </w:rPr>
        <w:t>the</w:t>
      </w:r>
      <w:r w:rsidR="00A4069E" w:rsidRPr="00D85136">
        <w:rPr>
          <w:rStyle w:val="eop"/>
          <w:rFonts w:eastAsiaTheme="majorEastAsia"/>
        </w:rPr>
        <w:t xml:space="preserve"> location parameter in this case because the location is </w:t>
      </w:r>
      <w:r w:rsidR="000F6093" w:rsidRPr="00D85136">
        <w:rPr>
          <w:rStyle w:val="eop"/>
          <w:rFonts w:eastAsiaTheme="majorEastAsia"/>
        </w:rPr>
        <w:t>the threshold itself</w:t>
      </w:r>
      <w:r w:rsidR="00A06F98" w:rsidRPr="00D85136">
        <w:rPr>
          <w:rStyle w:val="eop"/>
          <w:rFonts w:eastAsiaTheme="majorEastAsia"/>
        </w:rPr>
        <w:t>, which is chosen to be the 99</w:t>
      </w:r>
      <w:r w:rsidR="00A06F98" w:rsidRPr="00D85136">
        <w:rPr>
          <w:rStyle w:val="eop"/>
          <w:rFonts w:eastAsiaTheme="majorEastAsia"/>
          <w:vertAlign w:val="superscript"/>
        </w:rPr>
        <w:t>th</w:t>
      </w:r>
      <w:r w:rsidR="00A06F98" w:rsidRPr="00D85136">
        <w:rPr>
          <w:rStyle w:val="eop"/>
          <w:rFonts w:eastAsiaTheme="majorEastAsia"/>
        </w:rPr>
        <w:t xml:space="preserve"> percentile.</w:t>
      </w:r>
      <w:r w:rsidR="00F56C55" w:rsidRPr="00D85136">
        <w:rPr>
          <w:rStyle w:val="eop"/>
          <w:rFonts w:eastAsiaTheme="majorEastAsia"/>
        </w:rPr>
        <w:t xml:space="preserve"> </w:t>
      </w:r>
      <w:r w:rsidR="001E1426" w:rsidRPr="00D85136">
        <w:rPr>
          <w:rStyle w:val="eop"/>
          <w:rFonts w:eastAsiaTheme="majorEastAsia"/>
        </w:rPr>
        <w:t xml:space="preserve">The scale and shape parameters are </w:t>
      </w:r>
      <w:r w:rsidR="00F56C55" w:rsidRPr="00D85136">
        <w:rPr>
          <w:rStyle w:val="eop"/>
          <w:rFonts w:eastAsiaTheme="majorEastAsia"/>
        </w:rPr>
        <w:t xml:space="preserve">estimated using the Maximum Likelihood Estimation (MLE) method. The negative log-likelihood value for the </w:t>
      </w:r>
      <w:r w:rsidR="009E34C0" w:rsidRPr="00D85136">
        <w:rPr>
          <w:rStyle w:val="eop"/>
          <w:rFonts w:eastAsiaTheme="majorEastAsia"/>
        </w:rPr>
        <w:t xml:space="preserve">POT </w:t>
      </w:r>
      <w:r w:rsidR="00F56C55" w:rsidRPr="00D85136">
        <w:rPr>
          <w:rStyle w:val="eop"/>
          <w:rFonts w:eastAsiaTheme="majorEastAsia"/>
        </w:rPr>
        <w:t xml:space="preserve">model fit was </w:t>
      </w:r>
      <w:r w:rsidR="009E34C0" w:rsidRPr="00D85136">
        <w:rPr>
          <w:rFonts w:eastAsiaTheme="majorEastAsia"/>
          <w:lang w:val="en-GB"/>
        </w:rPr>
        <w:t>-180.0479</w:t>
      </w:r>
      <w:r w:rsidR="00F56C55" w:rsidRPr="00D85136">
        <w:rPr>
          <w:rStyle w:val="eop"/>
          <w:rFonts w:eastAsiaTheme="majorEastAsia"/>
        </w:rPr>
        <w:t xml:space="preserve">, indicating </w:t>
      </w:r>
      <w:r w:rsidR="00846722" w:rsidRPr="00D85136">
        <w:rPr>
          <w:rStyle w:val="eop"/>
          <w:rFonts w:eastAsiaTheme="majorEastAsia"/>
        </w:rPr>
        <w:t>a significantly lower and therefore better</w:t>
      </w:r>
      <w:r w:rsidR="00F56C55" w:rsidRPr="00D85136">
        <w:rPr>
          <w:rStyle w:val="eop"/>
          <w:rFonts w:eastAsiaTheme="majorEastAsia"/>
        </w:rPr>
        <w:t xml:space="preserve"> fit to the annual maximum surge data.</w:t>
      </w:r>
    </w:p>
    <w:p w14:paraId="03ECE67D" w14:textId="77777777" w:rsidR="00F56C55" w:rsidRPr="00D85136" w:rsidRDefault="00F56C55" w:rsidP="00F56C55">
      <w:pPr>
        <w:pStyle w:val="paragraph"/>
        <w:spacing w:before="0" w:beforeAutospacing="0" w:after="0" w:afterAutospacing="0"/>
        <w:textAlignment w:val="baseline"/>
        <w:rPr>
          <w:rStyle w:val="eop"/>
          <w:rFonts w:eastAsiaTheme="majorEastAsia"/>
        </w:rPr>
      </w:pPr>
    </w:p>
    <w:p w14:paraId="3252EDE7" w14:textId="5B262963" w:rsidR="00F56C55" w:rsidRPr="00D85136" w:rsidRDefault="00F56C55" w:rsidP="001F246D">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The estimated parameters for the GEV distribution are as follows: scale (σ) = 0.</w:t>
      </w:r>
      <w:r w:rsidR="00FB3939" w:rsidRPr="00D85136">
        <w:rPr>
          <w:rStyle w:val="eop"/>
          <w:rFonts w:eastAsiaTheme="majorEastAsia"/>
        </w:rPr>
        <w:t>095</w:t>
      </w:r>
      <w:r w:rsidRPr="00D85136">
        <w:rPr>
          <w:rStyle w:val="eop"/>
          <w:rFonts w:eastAsiaTheme="majorEastAsia"/>
        </w:rPr>
        <w:t xml:space="preserve"> and shape (ξ) = -0.0</w:t>
      </w:r>
      <w:r w:rsidR="00FA342C" w:rsidRPr="00D85136">
        <w:rPr>
          <w:rStyle w:val="eop"/>
          <w:rFonts w:eastAsiaTheme="majorEastAsia"/>
        </w:rPr>
        <w:t>104</w:t>
      </w:r>
      <w:r w:rsidRPr="00D85136">
        <w:rPr>
          <w:rStyle w:val="eop"/>
          <w:rFonts w:eastAsiaTheme="majorEastAsia"/>
        </w:rPr>
        <w:t>. The standard errors for these estimates are 0.01</w:t>
      </w:r>
      <w:r w:rsidR="0016647F" w:rsidRPr="00D85136">
        <w:rPr>
          <w:rStyle w:val="eop"/>
          <w:rFonts w:eastAsiaTheme="majorEastAsia"/>
        </w:rPr>
        <w:t>16</w:t>
      </w:r>
      <w:r w:rsidR="003A74B3" w:rsidRPr="00D85136">
        <w:rPr>
          <w:rStyle w:val="eop"/>
          <w:rFonts w:eastAsiaTheme="majorEastAsia"/>
        </w:rPr>
        <w:t xml:space="preserve"> </w:t>
      </w:r>
      <w:r w:rsidRPr="00D85136">
        <w:rPr>
          <w:rStyle w:val="eop"/>
          <w:rFonts w:eastAsiaTheme="majorEastAsia"/>
        </w:rPr>
        <w:t>and 0.</w:t>
      </w:r>
      <w:r w:rsidR="0016647F" w:rsidRPr="00D85136">
        <w:rPr>
          <w:rStyle w:val="eop"/>
          <w:rFonts w:eastAsiaTheme="majorEastAsia"/>
        </w:rPr>
        <w:t>0857</w:t>
      </w:r>
      <w:r w:rsidRPr="00D85136">
        <w:rPr>
          <w:rStyle w:val="eop"/>
          <w:rFonts w:eastAsiaTheme="majorEastAsia"/>
        </w:rPr>
        <w:t xml:space="preserve"> respectively, suggesting acceptable precision in the parameter estimates.</w:t>
      </w:r>
    </w:p>
    <w:p w14:paraId="327D7C01" w14:textId="77777777" w:rsidR="00F56C55" w:rsidRPr="00D85136" w:rsidRDefault="00F56C55" w:rsidP="00F56C55">
      <w:pPr>
        <w:pStyle w:val="paragraph"/>
        <w:spacing w:before="0" w:beforeAutospacing="0" w:after="0" w:afterAutospacing="0"/>
        <w:textAlignment w:val="baseline"/>
        <w:rPr>
          <w:rStyle w:val="eop"/>
          <w:rFonts w:eastAsiaTheme="majorEastAsia"/>
        </w:rPr>
      </w:pPr>
    </w:p>
    <w:p w14:paraId="130AF7FA" w14:textId="034D89B0" w:rsidR="00F56C55" w:rsidRPr="00D85136" w:rsidRDefault="00DA104D" w:rsidP="00F56C55">
      <w:pPr>
        <w:pStyle w:val="paragraph"/>
        <w:spacing w:before="0" w:beforeAutospacing="0" w:after="0" w:afterAutospacing="0"/>
        <w:jc w:val="center"/>
        <w:textAlignment w:val="baseline"/>
        <w:rPr>
          <w:rStyle w:val="eop"/>
          <w:rFonts w:eastAsiaTheme="majorEastAsia"/>
        </w:rPr>
      </w:pPr>
      <w:r w:rsidRPr="00D85136">
        <w:rPr>
          <w:rStyle w:val="eop"/>
          <w:rFonts w:eastAsiaTheme="majorEastAsia"/>
          <w:noProof/>
        </w:rPr>
        <w:lastRenderedPageBreak/>
        <w:drawing>
          <wp:inline distT="0" distB="0" distL="0" distR="0" wp14:anchorId="07EFC16F" wp14:editId="0ED8A5B2">
            <wp:extent cx="4585335" cy="2829807"/>
            <wp:effectExtent l="0" t="0" r="5715" b="8890"/>
            <wp:docPr id="1142530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9500" cy="2838549"/>
                    </a:xfrm>
                    <a:prstGeom prst="rect">
                      <a:avLst/>
                    </a:prstGeom>
                    <a:noFill/>
                  </pic:spPr>
                </pic:pic>
              </a:graphicData>
            </a:graphic>
          </wp:inline>
        </w:drawing>
      </w:r>
    </w:p>
    <w:p w14:paraId="26D7DB7B" w14:textId="454CF9B5" w:rsidR="00F56C55" w:rsidRPr="00D85136" w:rsidRDefault="00F56C55" w:rsidP="00F56C55">
      <w:pPr>
        <w:pStyle w:val="paragraph"/>
        <w:spacing w:before="0" w:beforeAutospacing="0" w:after="0" w:afterAutospacing="0"/>
        <w:jc w:val="center"/>
        <w:textAlignment w:val="baseline"/>
        <w:rPr>
          <w:rStyle w:val="eop"/>
          <w:rFonts w:eastAsiaTheme="majorEastAsia"/>
          <w:i/>
          <w:iCs/>
          <w:sz w:val="20"/>
          <w:szCs w:val="20"/>
        </w:rPr>
      </w:pPr>
      <w:r w:rsidRPr="00D85136">
        <w:rPr>
          <w:rStyle w:val="eop"/>
          <w:rFonts w:eastAsiaTheme="majorEastAsia"/>
          <w:i/>
          <w:iCs/>
          <w:sz w:val="20"/>
          <w:szCs w:val="20"/>
        </w:rPr>
        <w:t xml:space="preserve">Figure </w:t>
      </w:r>
      <w:r w:rsidR="005965D1" w:rsidRPr="00D85136">
        <w:rPr>
          <w:rStyle w:val="eop"/>
          <w:rFonts w:eastAsiaTheme="majorEastAsia"/>
          <w:i/>
          <w:iCs/>
          <w:sz w:val="20"/>
          <w:szCs w:val="20"/>
        </w:rPr>
        <w:t>1</w:t>
      </w:r>
      <w:r w:rsidR="005869DC" w:rsidRPr="00D85136">
        <w:rPr>
          <w:rStyle w:val="eop"/>
          <w:rFonts w:eastAsiaTheme="majorEastAsia"/>
          <w:i/>
          <w:iCs/>
          <w:sz w:val="20"/>
          <w:szCs w:val="20"/>
        </w:rPr>
        <w:t>5</w:t>
      </w:r>
      <w:r w:rsidRPr="00D85136">
        <w:rPr>
          <w:rStyle w:val="eop"/>
          <w:rFonts w:eastAsiaTheme="majorEastAsia"/>
          <w:i/>
          <w:iCs/>
          <w:sz w:val="20"/>
          <w:szCs w:val="20"/>
        </w:rPr>
        <w:t xml:space="preserve">: </w:t>
      </w:r>
      <w:r w:rsidR="00D8241A" w:rsidRPr="00D85136">
        <w:rPr>
          <w:rStyle w:val="eop"/>
          <w:rFonts w:eastAsiaTheme="majorEastAsia"/>
          <w:i/>
          <w:iCs/>
          <w:sz w:val="20"/>
          <w:szCs w:val="20"/>
        </w:rPr>
        <w:t>Generalised Pareto Distribution</w:t>
      </w:r>
      <w:r w:rsidR="00DA104D" w:rsidRPr="00D85136">
        <w:rPr>
          <w:rStyle w:val="eop"/>
          <w:rFonts w:eastAsiaTheme="majorEastAsia"/>
          <w:i/>
          <w:iCs/>
          <w:sz w:val="20"/>
          <w:szCs w:val="20"/>
        </w:rPr>
        <w:t xml:space="preserve"> (POT Method)</w:t>
      </w:r>
      <w:r w:rsidRPr="00D85136">
        <w:rPr>
          <w:rStyle w:val="eop"/>
          <w:rFonts w:eastAsiaTheme="majorEastAsia"/>
          <w:i/>
          <w:iCs/>
          <w:sz w:val="20"/>
          <w:szCs w:val="20"/>
        </w:rPr>
        <w:t xml:space="preserve"> for station 795 (Dun Loaghaire).</w:t>
      </w:r>
    </w:p>
    <w:p w14:paraId="420BD739" w14:textId="77777777" w:rsidR="00F56C55" w:rsidRPr="00D85136" w:rsidRDefault="00F56C55" w:rsidP="00F56C55">
      <w:pPr>
        <w:pStyle w:val="paragraph"/>
        <w:spacing w:before="0" w:beforeAutospacing="0" w:after="0" w:afterAutospacing="0"/>
        <w:textAlignment w:val="baseline"/>
        <w:rPr>
          <w:rStyle w:val="eop"/>
          <w:rFonts w:eastAsiaTheme="majorEastAsia"/>
        </w:rPr>
      </w:pPr>
    </w:p>
    <w:p w14:paraId="3F09E068" w14:textId="6D286046" w:rsidR="00F56C55" w:rsidRPr="00D85136" w:rsidRDefault="00F56C55" w:rsidP="00F56C55">
      <w:pPr>
        <w:pStyle w:val="paragraph"/>
        <w:spacing w:before="0" w:beforeAutospacing="0" w:after="0" w:afterAutospacing="0"/>
        <w:textAlignment w:val="baseline"/>
        <w:rPr>
          <w:rStyle w:val="eop"/>
          <w:rFonts w:eastAsiaTheme="majorEastAsia"/>
        </w:rPr>
      </w:pPr>
      <w:r w:rsidRPr="00D85136">
        <w:rPr>
          <w:rStyle w:val="eop"/>
          <w:rFonts w:eastAsiaTheme="majorEastAsia"/>
          <w:i/>
          <w:iCs/>
        </w:rPr>
        <w:t xml:space="preserve">Figure </w:t>
      </w:r>
      <w:r w:rsidR="003A74B3" w:rsidRPr="00D85136">
        <w:rPr>
          <w:rStyle w:val="eop"/>
          <w:rFonts w:eastAsiaTheme="majorEastAsia"/>
          <w:i/>
          <w:iCs/>
        </w:rPr>
        <w:t>1</w:t>
      </w:r>
      <w:r w:rsidR="005869DC" w:rsidRPr="00D85136">
        <w:rPr>
          <w:rStyle w:val="eop"/>
          <w:rFonts w:eastAsiaTheme="majorEastAsia"/>
          <w:i/>
          <w:iCs/>
        </w:rPr>
        <w:t>5</w:t>
      </w:r>
      <w:r w:rsidRPr="00D85136">
        <w:rPr>
          <w:rStyle w:val="eop"/>
          <w:rFonts w:eastAsiaTheme="majorEastAsia"/>
        </w:rPr>
        <w:t xml:space="preserve"> shows the resulting distribution of the extreme values for station 795 (Dun Laoghaire).</w:t>
      </w:r>
      <w:r w:rsidR="006B7941" w:rsidRPr="00D85136">
        <w:rPr>
          <w:rStyle w:val="eop"/>
          <w:rFonts w:eastAsiaTheme="majorEastAsia"/>
        </w:rPr>
        <w:t xml:space="preserve"> </w:t>
      </w:r>
      <w:r w:rsidRPr="00D85136">
        <w:rPr>
          <w:rStyle w:val="eop"/>
          <w:rFonts w:eastAsiaTheme="majorEastAsia"/>
        </w:rPr>
        <w:t xml:space="preserve">The covariance matrix of the parameter estimates is shown in Table </w:t>
      </w:r>
      <w:r w:rsidR="005B5E67" w:rsidRPr="00D85136">
        <w:rPr>
          <w:rStyle w:val="eop"/>
          <w:rFonts w:eastAsiaTheme="majorEastAsia"/>
        </w:rPr>
        <w:t>V</w:t>
      </w:r>
      <w:r w:rsidRPr="00D85136">
        <w:rPr>
          <w:rStyle w:val="eop"/>
          <w:rFonts w:eastAsiaTheme="majorEastAsia"/>
        </w:rPr>
        <w:t xml:space="preserve"> (Appendix)</w:t>
      </w:r>
      <w:r w:rsidR="006B7941" w:rsidRPr="00D85136">
        <w:rPr>
          <w:rStyle w:val="eop"/>
          <w:rFonts w:eastAsiaTheme="majorEastAsia"/>
        </w:rPr>
        <w:t xml:space="preserve"> with one less parameter than before, excluding location</w:t>
      </w:r>
      <w:r w:rsidRPr="00D85136">
        <w:rPr>
          <w:rStyle w:val="eop"/>
          <w:rFonts w:eastAsiaTheme="majorEastAsia"/>
        </w:rPr>
        <w:t xml:space="preserve">. </w:t>
      </w:r>
    </w:p>
    <w:p w14:paraId="78F2CF9E" w14:textId="77777777" w:rsidR="00F56C55" w:rsidRPr="00D85136" w:rsidRDefault="00F56C55" w:rsidP="00F56C55">
      <w:pPr>
        <w:pStyle w:val="paragraph"/>
        <w:spacing w:before="0" w:beforeAutospacing="0" w:after="0" w:afterAutospacing="0"/>
        <w:textAlignment w:val="baseline"/>
        <w:rPr>
          <w:rStyle w:val="eop"/>
          <w:rFonts w:eastAsiaTheme="majorEastAsia"/>
        </w:rPr>
      </w:pPr>
    </w:p>
    <w:p w14:paraId="1613D870" w14:textId="0E31F773" w:rsidR="00F56C55" w:rsidRPr="00D85136" w:rsidRDefault="00F56C55" w:rsidP="001F246D">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The Akaike Information Criterion (AIC) and Bayesian Information Criterion (BIC) values for the model are -35</w:t>
      </w:r>
      <w:r w:rsidR="004108B6" w:rsidRPr="00D85136">
        <w:rPr>
          <w:rStyle w:val="eop"/>
          <w:rFonts w:eastAsiaTheme="majorEastAsia"/>
        </w:rPr>
        <w:t xml:space="preserve">6.1 </w:t>
      </w:r>
      <w:r w:rsidRPr="00D85136">
        <w:rPr>
          <w:rStyle w:val="eop"/>
          <w:rFonts w:eastAsiaTheme="majorEastAsia"/>
        </w:rPr>
        <w:t>and -</w:t>
      </w:r>
      <w:r w:rsidR="004108B6" w:rsidRPr="00D85136">
        <w:rPr>
          <w:rStyle w:val="eop"/>
          <w:rFonts w:eastAsiaTheme="majorEastAsia"/>
        </w:rPr>
        <w:t>350.3</w:t>
      </w:r>
      <w:r w:rsidRPr="00D85136">
        <w:rPr>
          <w:rStyle w:val="eop"/>
          <w:rFonts w:eastAsiaTheme="majorEastAsia"/>
        </w:rPr>
        <w:t>, respectively. These values</w:t>
      </w:r>
      <w:r w:rsidR="004108B6" w:rsidRPr="00D85136">
        <w:rPr>
          <w:rStyle w:val="eop"/>
          <w:rFonts w:eastAsiaTheme="majorEastAsia"/>
        </w:rPr>
        <w:t xml:space="preserve"> are ten-fold lower than the </w:t>
      </w:r>
      <w:r w:rsidR="008B48ED" w:rsidRPr="00D85136">
        <w:rPr>
          <w:rStyle w:val="eop"/>
          <w:rFonts w:eastAsiaTheme="majorEastAsia"/>
        </w:rPr>
        <w:t>comparable results in the block maxima approach,</w:t>
      </w:r>
      <w:r w:rsidRPr="00D85136">
        <w:rPr>
          <w:rStyle w:val="eop"/>
          <w:rFonts w:eastAsiaTheme="majorEastAsia"/>
        </w:rPr>
        <w:t xml:space="preserve"> support</w:t>
      </w:r>
      <w:r w:rsidR="008B48ED" w:rsidRPr="00D85136">
        <w:rPr>
          <w:rStyle w:val="eop"/>
          <w:rFonts w:eastAsiaTheme="majorEastAsia"/>
        </w:rPr>
        <w:t>ing</w:t>
      </w:r>
      <w:r w:rsidR="006B67C2" w:rsidRPr="00D85136">
        <w:rPr>
          <w:rStyle w:val="eop"/>
          <w:rFonts w:eastAsiaTheme="majorEastAsia"/>
        </w:rPr>
        <w:t xml:space="preserve"> strongly</w:t>
      </w:r>
      <w:r w:rsidRPr="00D85136">
        <w:rPr>
          <w:rStyle w:val="eop"/>
          <w:rFonts w:eastAsiaTheme="majorEastAsia"/>
        </w:rPr>
        <w:t xml:space="preserve"> the </w:t>
      </w:r>
      <w:r w:rsidR="006B67C2" w:rsidRPr="00D85136">
        <w:rPr>
          <w:rStyle w:val="eop"/>
          <w:rFonts w:eastAsiaTheme="majorEastAsia"/>
        </w:rPr>
        <w:t>suitability</w:t>
      </w:r>
      <w:r w:rsidR="00C77596" w:rsidRPr="00D85136">
        <w:rPr>
          <w:rStyle w:val="eop"/>
          <w:rFonts w:eastAsiaTheme="majorEastAsia"/>
        </w:rPr>
        <w:t xml:space="preserve"> of</w:t>
      </w:r>
      <w:r w:rsidRPr="00D85136">
        <w:rPr>
          <w:rStyle w:val="eop"/>
          <w:rFonts w:eastAsiaTheme="majorEastAsia"/>
        </w:rPr>
        <w:t xml:space="preserve"> the model for the given data.</w:t>
      </w:r>
      <w:r w:rsidR="00C77596" w:rsidRPr="00D85136">
        <w:rPr>
          <w:rStyle w:val="eop"/>
          <w:rFonts w:eastAsiaTheme="majorEastAsia"/>
        </w:rPr>
        <w:t xml:space="preserve"> </w:t>
      </w:r>
    </w:p>
    <w:p w14:paraId="1262F3DE" w14:textId="77777777" w:rsidR="00F56C55" w:rsidRPr="00D85136" w:rsidRDefault="00F56C55" w:rsidP="00F56C55">
      <w:pPr>
        <w:pStyle w:val="paragraph"/>
        <w:spacing w:before="0" w:beforeAutospacing="0" w:after="0" w:afterAutospacing="0"/>
        <w:textAlignment w:val="baseline"/>
        <w:rPr>
          <w:rStyle w:val="eop"/>
          <w:rFonts w:eastAsiaTheme="majorEastAsia"/>
        </w:rPr>
      </w:pPr>
    </w:p>
    <w:p w14:paraId="79324172" w14:textId="635F2F81" w:rsidR="00F56C55" w:rsidRPr="00D85136" w:rsidRDefault="00F56C55" w:rsidP="001F246D">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For station 795, the return levels for 2-year, 5-year, 20-year, and 100-year periods were estimated as</w:t>
      </w:r>
      <w:r w:rsidR="00B1601D" w:rsidRPr="00D85136">
        <w:rPr>
          <w:rStyle w:val="eop"/>
          <w:rFonts w:eastAsiaTheme="majorEastAsia"/>
        </w:rPr>
        <w:t xml:space="preserve"> </w:t>
      </w:r>
      <w:r w:rsidR="00A54403" w:rsidRPr="00D85136">
        <w:rPr>
          <w:rFonts w:eastAsiaTheme="majorEastAsia"/>
        </w:rPr>
        <w:t>0.8759</w:t>
      </w:r>
      <w:r w:rsidR="00B1601D" w:rsidRPr="00D85136">
        <w:rPr>
          <w:rFonts w:eastAsiaTheme="majorEastAsia"/>
        </w:rPr>
        <w:t>,</w:t>
      </w:r>
      <w:r w:rsidR="00A54403" w:rsidRPr="00D85136">
        <w:rPr>
          <w:rFonts w:eastAsiaTheme="majorEastAsia"/>
        </w:rPr>
        <w:t xml:space="preserve"> 0.960</w:t>
      </w:r>
      <w:r w:rsidR="00B1601D" w:rsidRPr="00D85136">
        <w:rPr>
          <w:rFonts w:eastAsiaTheme="majorEastAsia"/>
        </w:rPr>
        <w:t>8,</w:t>
      </w:r>
      <w:r w:rsidR="00A54403" w:rsidRPr="00D85136">
        <w:rPr>
          <w:rFonts w:eastAsiaTheme="majorEastAsia"/>
        </w:rPr>
        <w:t xml:space="preserve"> 1.087</w:t>
      </w:r>
      <w:r w:rsidR="00B1601D" w:rsidRPr="00D85136">
        <w:rPr>
          <w:rFonts w:eastAsiaTheme="majorEastAsia"/>
        </w:rPr>
        <w:t>7</w:t>
      </w:r>
      <w:r w:rsidR="00A54403" w:rsidRPr="00D85136">
        <w:rPr>
          <w:rFonts w:eastAsiaTheme="majorEastAsia"/>
        </w:rPr>
        <w:t xml:space="preserve"> </w:t>
      </w:r>
      <w:r w:rsidR="00B1601D" w:rsidRPr="00D85136">
        <w:rPr>
          <w:rFonts w:eastAsiaTheme="majorEastAsia"/>
        </w:rPr>
        <w:t xml:space="preserve">and </w:t>
      </w:r>
      <w:r w:rsidR="00A54403" w:rsidRPr="00D85136">
        <w:rPr>
          <w:rFonts w:eastAsiaTheme="majorEastAsia"/>
        </w:rPr>
        <w:t>1.2327</w:t>
      </w:r>
      <w:r w:rsidRPr="00D85136">
        <w:rPr>
          <w:rStyle w:val="eop"/>
          <w:rFonts w:eastAsiaTheme="majorEastAsia"/>
        </w:rPr>
        <w:t xml:space="preserve"> meters, respectively. The 95% confidence intervals for these return levels provide a range within which the true values are expected to lie, indicating the uncertainty in these predictions (Table </w:t>
      </w:r>
      <w:r w:rsidR="005B5E67" w:rsidRPr="00D85136">
        <w:rPr>
          <w:rStyle w:val="eop"/>
          <w:rFonts w:eastAsiaTheme="majorEastAsia"/>
        </w:rPr>
        <w:t>W</w:t>
      </w:r>
      <w:r w:rsidRPr="00D85136">
        <w:rPr>
          <w:rStyle w:val="eop"/>
          <w:rFonts w:eastAsiaTheme="majorEastAsia"/>
        </w:rPr>
        <w:t xml:space="preserve"> - Appendix).</w:t>
      </w:r>
    </w:p>
    <w:p w14:paraId="18059C4A" w14:textId="77777777" w:rsidR="00F56C55" w:rsidRPr="00D85136" w:rsidRDefault="00F56C55" w:rsidP="00F56C55">
      <w:pPr>
        <w:pStyle w:val="paragraph"/>
        <w:spacing w:before="0" w:beforeAutospacing="0" w:after="0" w:afterAutospacing="0"/>
        <w:textAlignment w:val="baseline"/>
        <w:rPr>
          <w:rStyle w:val="eop"/>
          <w:rFonts w:eastAsiaTheme="majorEastAsia"/>
        </w:rPr>
      </w:pPr>
    </w:p>
    <w:p w14:paraId="2A498FB0" w14:textId="48F259A3" w:rsidR="00F56C55" w:rsidRPr="00D85136" w:rsidRDefault="00F56C55" w:rsidP="00F56C55">
      <w:pPr>
        <w:pStyle w:val="paragraph"/>
        <w:spacing w:before="0" w:beforeAutospacing="0" w:after="0" w:afterAutospacing="0"/>
        <w:textAlignment w:val="baseline"/>
        <w:rPr>
          <w:rStyle w:val="eop"/>
          <w:rFonts w:eastAsiaTheme="majorEastAsia"/>
        </w:rPr>
      </w:pPr>
      <w:r w:rsidRPr="00D85136">
        <w:rPr>
          <w:rStyle w:val="eop"/>
          <w:rFonts w:eastAsiaTheme="majorEastAsia"/>
        </w:rPr>
        <w:t>The G</w:t>
      </w:r>
      <w:r w:rsidR="005B5E67" w:rsidRPr="00D85136">
        <w:rPr>
          <w:rStyle w:val="eop"/>
          <w:rFonts w:eastAsiaTheme="majorEastAsia"/>
        </w:rPr>
        <w:t>PD</w:t>
      </w:r>
      <w:r w:rsidRPr="00D85136">
        <w:rPr>
          <w:rStyle w:val="eop"/>
          <w:rFonts w:eastAsiaTheme="majorEastAsia"/>
        </w:rPr>
        <w:t xml:space="preserve"> model was applied to all the stations in the dataset. The resulting return levels for the 2, 5, 20 and 100-year return levels were then plotted on a heatmap of the Irish coast as shown in figure 1</w:t>
      </w:r>
      <w:r w:rsidR="005B5E67" w:rsidRPr="00D85136">
        <w:rPr>
          <w:rStyle w:val="eop"/>
          <w:rFonts w:eastAsiaTheme="majorEastAsia"/>
        </w:rPr>
        <w:t>7</w:t>
      </w:r>
      <w:r w:rsidRPr="00D85136">
        <w:rPr>
          <w:rStyle w:val="eop"/>
          <w:rFonts w:eastAsiaTheme="majorEastAsia"/>
        </w:rPr>
        <w:t xml:space="preserve"> below. </w:t>
      </w:r>
    </w:p>
    <w:p w14:paraId="631A0D61" w14:textId="77777777" w:rsidR="00F56C55" w:rsidRPr="00D85136" w:rsidRDefault="00F56C55" w:rsidP="00F56C55">
      <w:pPr>
        <w:pStyle w:val="paragraph"/>
        <w:spacing w:before="0" w:beforeAutospacing="0" w:after="0" w:afterAutospacing="0"/>
        <w:textAlignment w:val="baseline"/>
        <w:rPr>
          <w:rStyle w:val="eop"/>
          <w:rFonts w:eastAsiaTheme="majorEastAsia"/>
        </w:rPr>
      </w:pPr>
    </w:p>
    <w:p w14:paraId="79803626" w14:textId="2BF0F856" w:rsidR="00F56C55" w:rsidRPr="00D85136" w:rsidRDefault="00616C07" w:rsidP="00F56C55">
      <w:pPr>
        <w:pStyle w:val="paragraph"/>
        <w:spacing w:before="0" w:beforeAutospacing="0" w:after="0" w:afterAutospacing="0"/>
        <w:jc w:val="center"/>
        <w:textAlignment w:val="baseline"/>
        <w:rPr>
          <w:rStyle w:val="eop"/>
          <w:rFonts w:eastAsiaTheme="majorEastAsia"/>
        </w:rPr>
      </w:pPr>
      <w:r w:rsidRPr="00D85136">
        <w:rPr>
          <w:noProof/>
        </w:rPr>
        <w:lastRenderedPageBreak/>
        <w:drawing>
          <wp:inline distT="0" distB="0" distL="0" distR="0" wp14:anchorId="0AC8F2D4" wp14:editId="32CF1EC4">
            <wp:extent cx="2636520" cy="3831046"/>
            <wp:effectExtent l="0" t="0" r="0" b="0"/>
            <wp:docPr id="101524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45304" name=""/>
                    <pic:cNvPicPr/>
                  </pic:nvPicPr>
                  <pic:blipFill>
                    <a:blip r:embed="rId33"/>
                    <a:stretch>
                      <a:fillRect/>
                    </a:stretch>
                  </pic:blipFill>
                  <pic:spPr>
                    <a:xfrm>
                      <a:off x="0" y="0"/>
                      <a:ext cx="2648015" cy="3847749"/>
                    </a:xfrm>
                    <a:prstGeom prst="rect">
                      <a:avLst/>
                    </a:prstGeom>
                  </pic:spPr>
                </pic:pic>
              </a:graphicData>
            </a:graphic>
          </wp:inline>
        </w:drawing>
      </w:r>
      <w:r w:rsidR="004C47C6" w:rsidRPr="00D85136">
        <w:rPr>
          <w:noProof/>
        </w:rPr>
        <w:t xml:space="preserve"> </w:t>
      </w:r>
      <w:r w:rsidR="004C47C6" w:rsidRPr="00D85136">
        <w:rPr>
          <w:noProof/>
        </w:rPr>
        <w:drawing>
          <wp:inline distT="0" distB="0" distL="0" distR="0" wp14:anchorId="721945A0" wp14:editId="6F7FCF93">
            <wp:extent cx="2618575" cy="3802380"/>
            <wp:effectExtent l="0" t="0" r="0" b="7620"/>
            <wp:docPr id="103826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67052" name=""/>
                    <pic:cNvPicPr/>
                  </pic:nvPicPr>
                  <pic:blipFill>
                    <a:blip r:embed="rId34"/>
                    <a:stretch>
                      <a:fillRect/>
                    </a:stretch>
                  </pic:blipFill>
                  <pic:spPr>
                    <a:xfrm>
                      <a:off x="0" y="0"/>
                      <a:ext cx="2638385" cy="3831145"/>
                    </a:xfrm>
                    <a:prstGeom prst="rect">
                      <a:avLst/>
                    </a:prstGeom>
                  </pic:spPr>
                </pic:pic>
              </a:graphicData>
            </a:graphic>
          </wp:inline>
        </w:drawing>
      </w:r>
    </w:p>
    <w:p w14:paraId="46AA4FEF" w14:textId="0AE0C134" w:rsidR="00F56C55" w:rsidRPr="00D85136" w:rsidRDefault="0007403B" w:rsidP="00F56C55">
      <w:pPr>
        <w:pStyle w:val="paragraph"/>
        <w:spacing w:before="0" w:beforeAutospacing="0" w:after="0" w:afterAutospacing="0"/>
        <w:jc w:val="center"/>
        <w:textAlignment w:val="baseline"/>
        <w:rPr>
          <w:rStyle w:val="eop"/>
          <w:rFonts w:eastAsiaTheme="majorEastAsia"/>
        </w:rPr>
      </w:pPr>
      <w:r w:rsidRPr="00D85136">
        <w:rPr>
          <w:noProof/>
        </w:rPr>
        <w:drawing>
          <wp:inline distT="0" distB="0" distL="0" distR="0" wp14:anchorId="5FA8E35F" wp14:editId="139ACBBC">
            <wp:extent cx="2621280" cy="3808454"/>
            <wp:effectExtent l="0" t="0" r="7620" b="1905"/>
            <wp:docPr id="1286351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51325" name="Picture 1" descr="A screenshot of a computer&#10;&#10;Description automatically generated"/>
                    <pic:cNvPicPr/>
                  </pic:nvPicPr>
                  <pic:blipFill>
                    <a:blip r:embed="rId35"/>
                    <a:stretch>
                      <a:fillRect/>
                    </a:stretch>
                  </pic:blipFill>
                  <pic:spPr>
                    <a:xfrm>
                      <a:off x="0" y="0"/>
                      <a:ext cx="2633020" cy="3825512"/>
                    </a:xfrm>
                    <a:prstGeom prst="rect">
                      <a:avLst/>
                    </a:prstGeom>
                  </pic:spPr>
                </pic:pic>
              </a:graphicData>
            </a:graphic>
          </wp:inline>
        </w:drawing>
      </w:r>
      <w:r w:rsidR="00A66A7B" w:rsidRPr="00D85136">
        <w:rPr>
          <w:noProof/>
        </w:rPr>
        <w:t xml:space="preserve"> </w:t>
      </w:r>
      <w:r w:rsidR="00A66A7B" w:rsidRPr="00D85136">
        <w:rPr>
          <w:noProof/>
        </w:rPr>
        <w:drawing>
          <wp:inline distT="0" distB="0" distL="0" distR="0" wp14:anchorId="0BA78012" wp14:editId="0A7B3C09">
            <wp:extent cx="2618054" cy="3794760"/>
            <wp:effectExtent l="0" t="0" r="0" b="0"/>
            <wp:docPr id="1466322741" name="Picture 1" descr="A map of a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22741" name="Picture 1" descr="A map of a country&#10;&#10;Description automatically generated"/>
                    <pic:cNvPicPr/>
                  </pic:nvPicPr>
                  <pic:blipFill>
                    <a:blip r:embed="rId36"/>
                    <a:stretch>
                      <a:fillRect/>
                    </a:stretch>
                  </pic:blipFill>
                  <pic:spPr>
                    <a:xfrm>
                      <a:off x="0" y="0"/>
                      <a:ext cx="2635932" cy="3820673"/>
                    </a:xfrm>
                    <a:prstGeom prst="rect">
                      <a:avLst/>
                    </a:prstGeom>
                  </pic:spPr>
                </pic:pic>
              </a:graphicData>
            </a:graphic>
          </wp:inline>
        </w:drawing>
      </w:r>
    </w:p>
    <w:p w14:paraId="0EC94EAE" w14:textId="77777777" w:rsidR="00F56C55" w:rsidRPr="00D85136" w:rsidRDefault="00F56C55" w:rsidP="00F56C55">
      <w:pPr>
        <w:pStyle w:val="paragraph"/>
        <w:spacing w:before="0" w:beforeAutospacing="0" w:after="0" w:afterAutospacing="0"/>
        <w:textAlignment w:val="baseline"/>
        <w:rPr>
          <w:rStyle w:val="eop"/>
          <w:rFonts w:eastAsiaTheme="majorEastAsia"/>
        </w:rPr>
      </w:pPr>
    </w:p>
    <w:p w14:paraId="5BDC2E4B" w14:textId="11F18BA2" w:rsidR="00F56C55" w:rsidRPr="00D85136" w:rsidRDefault="00F56C55" w:rsidP="00F56C55">
      <w:pPr>
        <w:pStyle w:val="paragraph"/>
        <w:spacing w:before="0" w:beforeAutospacing="0" w:after="0" w:afterAutospacing="0"/>
        <w:jc w:val="center"/>
        <w:textAlignment w:val="baseline"/>
        <w:rPr>
          <w:rStyle w:val="eop"/>
          <w:rFonts w:eastAsiaTheme="majorEastAsia"/>
          <w:i/>
          <w:iCs/>
          <w:sz w:val="20"/>
          <w:szCs w:val="20"/>
        </w:rPr>
      </w:pPr>
      <w:r w:rsidRPr="00D85136">
        <w:rPr>
          <w:rStyle w:val="eop"/>
          <w:rFonts w:eastAsiaTheme="majorEastAsia"/>
          <w:i/>
          <w:iCs/>
          <w:sz w:val="20"/>
          <w:szCs w:val="20"/>
        </w:rPr>
        <w:t>Figure 1</w:t>
      </w:r>
      <w:r w:rsidR="005869DC" w:rsidRPr="00D85136">
        <w:rPr>
          <w:rStyle w:val="eop"/>
          <w:rFonts w:eastAsiaTheme="majorEastAsia"/>
          <w:i/>
          <w:iCs/>
          <w:sz w:val="20"/>
          <w:szCs w:val="20"/>
        </w:rPr>
        <w:t>6</w:t>
      </w:r>
      <w:r w:rsidRPr="00D85136">
        <w:rPr>
          <w:rStyle w:val="eop"/>
          <w:rFonts w:eastAsiaTheme="majorEastAsia"/>
          <w:i/>
          <w:iCs/>
          <w:sz w:val="20"/>
          <w:szCs w:val="20"/>
        </w:rPr>
        <w:t xml:space="preserve">: </w:t>
      </w:r>
      <w:r w:rsidR="005B5E67" w:rsidRPr="00D85136">
        <w:rPr>
          <w:rStyle w:val="eop"/>
          <w:rFonts w:eastAsiaTheme="majorEastAsia"/>
          <w:i/>
          <w:iCs/>
          <w:sz w:val="20"/>
          <w:szCs w:val="20"/>
        </w:rPr>
        <w:t>Peaks-Over-Threshold</w:t>
      </w:r>
      <w:r w:rsidRPr="00D85136">
        <w:rPr>
          <w:rStyle w:val="eop"/>
          <w:rFonts w:eastAsiaTheme="majorEastAsia"/>
          <w:i/>
          <w:iCs/>
          <w:sz w:val="20"/>
          <w:szCs w:val="20"/>
        </w:rPr>
        <w:t xml:space="preserve"> calculated return levels mapped continuously for the 2-, 5-, 20-, and 100-year periods respectively.</w:t>
      </w:r>
    </w:p>
    <w:p w14:paraId="28E8DF38" w14:textId="77777777" w:rsidR="00F56C55" w:rsidRPr="00D85136" w:rsidRDefault="00F56C55" w:rsidP="00F56C55">
      <w:pPr>
        <w:pStyle w:val="paragraph"/>
        <w:spacing w:before="0" w:beforeAutospacing="0" w:after="0" w:afterAutospacing="0"/>
        <w:textAlignment w:val="baseline"/>
        <w:rPr>
          <w:rStyle w:val="eop"/>
          <w:rFonts w:eastAsiaTheme="majorEastAsia"/>
        </w:rPr>
      </w:pPr>
    </w:p>
    <w:p w14:paraId="08C8375F" w14:textId="69D43484" w:rsidR="00F56C55" w:rsidRPr="00D85136" w:rsidRDefault="00F56C55" w:rsidP="00F56C55">
      <w:pPr>
        <w:pStyle w:val="paragraph"/>
        <w:spacing w:before="0" w:beforeAutospacing="0" w:after="0" w:afterAutospacing="0"/>
        <w:textAlignment w:val="baseline"/>
        <w:rPr>
          <w:rStyle w:val="eop"/>
          <w:rFonts w:eastAsiaTheme="majorEastAsia"/>
        </w:rPr>
      </w:pPr>
      <w:r w:rsidRPr="00D85136">
        <w:rPr>
          <w:rStyle w:val="eop"/>
          <w:rFonts w:eastAsiaTheme="majorEastAsia"/>
          <w:i/>
          <w:iCs/>
        </w:rPr>
        <w:t>Figure 1</w:t>
      </w:r>
      <w:r w:rsidR="005869DC" w:rsidRPr="00D85136">
        <w:rPr>
          <w:rStyle w:val="eop"/>
          <w:rFonts w:eastAsiaTheme="majorEastAsia"/>
          <w:i/>
          <w:iCs/>
        </w:rPr>
        <w:t>6</w:t>
      </w:r>
      <w:r w:rsidRPr="00D85136">
        <w:rPr>
          <w:rStyle w:val="eop"/>
          <w:rFonts w:eastAsiaTheme="majorEastAsia"/>
        </w:rPr>
        <w:t xml:space="preserve"> shows the </w:t>
      </w:r>
      <w:r w:rsidR="00A66A7B" w:rsidRPr="00D85136">
        <w:rPr>
          <w:rStyle w:val="eop"/>
          <w:rFonts w:eastAsiaTheme="majorEastAsia"/>
        </w:rPr>
        <w:t>POT</w:t>
      </w:r>
      <w:r w:rsidRPr="00D85136">
        <w:rPr>
          <w:rStyle w:val="eop"/>
          <w:rFonts w:eastAsiaTheme="majorEastAsia"/>
        </w:rPr>
        <w:t xml:space="preserve"> calculated return levels around the coast for 2-, 5-, 20-, and 100-year periods respectively. Darker</w:t>
      </w:r>
      <w:r w:rsidR="002B7878" w:rsidRPr="00D85136">
        <w:rPr>
          <w:rStyle w:val="eop"/>
          <w:rFonts w:eastAsiaTheme="majorEastAsia"/>
        </w:rPr>
        <w:t xml:space="preserve"> </w:t>
      </w:r>
      <w:r w:rsidRPr="00D85136">
        <w:rPr>
          <w:rStyle w:val="eop"/>
          <w:rFonts w:eastAsiaTheme="majorEastAsia"/>
        </w:rPr>
        <w:t>coloured areas indicate higher return levels while lighter colours have lower return levels.</w:t>
      </w:r>
    </w:p>
    <w:p w14:paraId="0400EAB1" w14:textId="77777777" w:rsidR="00F56C55" w:rsidRPr="00D85136" w:rsidRDefault="00F56C55" w:rsidP="00F56C55">
      <w:pPr>
        <w:pStyle w:val="paragraph"/>
        <w:spacing w:before="0" w:beforeAutospacing="0" w:after="0" w:afterAutospacing="0"/>
        <w:textAlignment w:val="baseline"/>
        <w:rPr>
          <w:rStyle w:val="eop"/>
          <w:rFonts w:eastAsiaTheme="majorEastAsia"/>
        </w:rPr>
      </w:pPr>
    </w:p>
    <w:p w14:paraId="32383E1A" w14:textId="1603850D" w:rsidR="00F56C55" w:rsidRPr="00D85136" w:rsidRDefault="00A66A7B" w:rsidP="00F56C55">
      <w:pPr>
        <w:pStyle w:val="paragraph"/>
        <w:spacing w:before="0" w:beforeAutospacing="0" w:after="0" w:afterAutospacing="0"/>
        <w:textAlignment w:val="baseline"/>
        <w:rPr>
          <w:rStyle w:val="eop"/>
          <w:rFonts w:eastAsiaTheme="majorEastAsia"/>
        </w:rPr>
      </w:pPr>
      <w:r w:rsidRPr="00D85136">
        <w:rPr>
          <w:rStyle w:val="eop"/>
          <w:rFonts w:eastAsiaTheme="majorEastAsia"/>
        </w:rPr>
        <w:t>We follow the same order of objectives</w:t>
      </w:r>
      <w:r w:rsidR="008A7E6F" w:rsidRPr="00D85136">
        <w:rPr>
          <w:rStyle w:val="eop"/>
          <w:rFonts w:eastAsiaTheme="majorEastAsia"/>
        </w:rPr>
        <w:t xml:space="preserve"> by calculating</w:t>
      </w:r>
      <w:r w:rsidR="00F56C55" w:rsidRPr="00D85136">
        <w:rPr>
          <w:rStyle w:val="eop"/>
          <w:rFonts w:eastAsiaTheme="majorEastAsia"/>
        </w:rPr>
        <w:t xml:space="preserve"> the exceedances of the 5-year return level for each station. Again, station 795 is used initially to plot a singular location’s exceedance count over time.</w:t>
      </w:r>
    </w:p>
    <w:p w14:paraId="4C9C43E9" w14:textId="77777777" w:rsidR="00BE2448" w:rsidRPr="00D85136" w:rsidRDefault="00BE2448" w:rsidP="00F56C55">
      <w:pPr>
        <w:pStyle w:val="paragraph"/>
        <w:spacing w:before="0" w:beforeAutospacing="0" w:after="0" w:afterAutospacing="0"/>
        <w:textAlignment w:val="baseline"/>
        <w:rPr>
          <w:rStyle w:val="eop"/>
          <w:rFonts w:eastAsiaTheme="majorEastAsia"/>
        </w:rPr>
      </w:pPr>
    </w:p>
    <w:p w14:paraId="32B32EF5" w14:textId="77777777" w:rsidR="00F56C55" w:rsidRPr="00D85136" w:rsidRDefault="00F56C55" w:rsidP="00F56C55">
      <w:pPr>
        <w:pStyle w:val="paragraph"/>
        <w:spacing w:before="0" w:beforeAutospacing="0" w:after="0" w:afterAutospacing="0"/>
        <w:textAlignment w:val="baseline"/>
        <w:rPr>
          <w:rStyle w:val="eop"/>
          <w:rFonts w:eastAsiaTheme="majorEastAsia"/>
        </w:rPr>
      </w:pPr>
    </w:p>
    <w:p w14:paraId="1F1D39BC" w14:textId="166AA48C" w:rsidR="00F56C55" w:rsidRPr="00D85136" w:rsidRDefault="00844F4A" w:rsidP="00F56C55">
      <w:pPr>
        <w:pStyle w:val="paragraph"/>
        <w:spacing w:before="0" w:beforeAutospacing="0" w:after="0" w:afterAutospacing="0"/>
        <w:jc w:val="center"/>
        <w:textAlignment w:val="baseline"/>
        <w:rPr>
          <w:rStyle w:val="eop"/>
          <w:rFonts w:eastAsiaTheme="majorEastAsia"/>
        </w:rPr>
      </w:pPr>
      <w:r w:rsidRPr="00D85136">
        <w:rPr>
          <w:rStyle w:val="eop"/>
          <w:rFonts w:eastAsiaTheme="majorEastAsia"/>
          <w:noProof/>
        </w:rPr>
        <w:drawing>
          <wp:inline distT="0" distB="0" distL="0" distR="0" wp14:anchorId="5110A9F5" wp14:editId="7E8587E7">
            <wp:extent cx="5556250" cy="3429000"/>
            <wp:effectExtent l="0" t="0" r="6350" b="0"/>
            <wp:docPr id="2049128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6687" cy="3447784"/>
                    </a:xfrm>
                    <a:prstGeom prst="rect">
                      <a:avLst/>
                    </a:prstGeom>
                    <a:noFill/>
                  </pic:spPr>
                </pic:pic>
              </a:graphicData>
            </a:graphic>
          </wp:inline>
        </w:drawing>
      </w:r>
    </w:p>
    <w:p w14:paraId="3F3C94C6" w14:textId="77777777" w:rsidR="00F56C55" w:rsidRPr="00D85136" w:rsidRDefault="00F56C55" w:rsidP="00F56C55">
      <w:pPr>
        <w:pStyle w:val="paragraph"/>
        <w:spacing w:before="0" w:beforeAutospacing="0" w:after="0" w:afterAutospacing="0"/>
        <w:textAlignment w:val="baseline"/>
        <w:rPr>
          <w:rStyle w:val="eop"/>
          <w:rFonts w:eastAsiaTheme="majorEastAsia"/>
        </w:rPr>
      </w:pPr>
    </w:p>
    <w:p w14:paraId="1224419B" w14:textId="55EE0ACB" w:rsidR="00F56C55" w:rsidRPr="00D85136" w:rsidRDefault="00F56C55" w:rsidP="00F56C55">
      <w:pPr>
        <w:pStyle w:val="paragraph"/>
        <w:spacing w:before="0" w:beforeAutospacing="0" w:after="0" w:afterAutospacing="0"/>
        <w:jc w:val="center"/>
        <w:textAlignment w:val="baseline"/>
        <w:rPr>
          <w:rStyle w:val="eop"/>
          <w:rFonts w:eastAsiaTheme="majorEastAsia"/>
          <w:i/>
          <w:iCs/>
          <w:sz w:val="20"/>
          <w:szCs w:val="20"/>
        </w:rPr>
      </w:pPr>
      <w:r w:rsidRPr="00D85136">
        <w:rPr>
          <w:rStyle w:val="eop"/>
          <w:rFonts w:eastAsiaTheme="majorEastAsia"/>
          <w:i/>
          <w:iCs/>
          <w:sz w:val="20"/>
          <w:szCs w:val="20"/>
        </w:rPr>
        <w:t>Figure 1</w:t>
      </w:r>
      <w:r w:rsidR="005869DC" w:rsidRPr="00D85136">
        <w:rPr>
          <w:rStyle w:val="eop"/>
          <w:rFonts w:eastAsiaTheme="majorEastAsia"/>
          <w:i/>
          <w:iCs/>
          <w:sz w:val="20"/>
          <w:szCs w:val="20"/>
        </w:rPr>
        <w:t>7</w:t>
      </w:r>
      <w:r w:rsidRPr="00D85136">
        <w:rPr>
          <w:rStyle w:val="eop"/>
          <w:rFonts w:eastAsiaTheme="majorEastAsia"/>
          <w:i/>
          <w:iCs/>
          <w:sz w:val="20"/>
          <w:szCs w:val="20"/>
        </w:rPr>
        <w:t>: Dun Laoghaire exceedance counts of 5-yr return level (</w:t>
      </w:r>
      <w:r w:rsidR="008A7E6F" w:rsidRPr="00D85136">
        <w:rPr>
          <w:rStyle w:val="eop"/>
          <w:rFonts w:eastAsiaTheme="majorEastAsia"/>
          <w:i/>
          <w:iCs/>
          <w:sz w:val="20"/>
          <w:szCs w:val="20"/>
        </w:rPr>
        <w:t>Peaks-Over-Threshold</w:t>
      </w:r>
      <w:r w:rsidRPr="00D85136">
        <w:rPr>
          <w:rStyle w:val="eop"/>
          <w:rFonts w:eastAsiaTheme="majorEastAsia"/>
          <w:i/>
          <w:iCs/>
          <w:sz w:val="20"/>
          <w:szCs w:val="20"/>
        </w:rPr>
        <w:t>).</w:t>
      </w:r>
    </w:p>
    <w:p w14:paraId="13F58A56" w14:textId="77777777" w:rsidR="00F56C55" w:rsidRPr="00D85136" w:rsidRDefault="00F56C55" w:rsidP="00F56C55">
      <w:pPr>
        <w:pStyle w:val="paragraph"/>
        <w:spacing w:before="0" w:beforeAutospacing="0" w:after="0" w:afterAutospacing="0"/>
        <w:textAlignment w:val="baseline"/>
        <w:rPr>
          <w:rStyle w:val="eop"/>
          <w:rFonts w:eastAsiaTheme="majorEastAsia"/>
        </w:rPr>
      </w:pPr>
    </w:p>
    <w:p w14:paraId="4DC8D378" w14:textId="12C5A721" w:rsidR="00F56C55" w:rsidRPr="00D85136" w:rsidRDefault="00F56C55" w:rsidP="00F56C55">
      <w:pPr>
        <w:pStyle w:val="paragraph"/>
        <w:spacing w:before="0" w:beforeAutospacing="0" w:after="0" w:afterAutospacing="0"/>
        <w:textAlignment w:val="baseline"/>
        <w:rPr>
          <w:rStyle w:val="eop"/>
          <w:rFonts w:eastAsiaTheme="majorEastAsia"/>
        </w:rPr>
      </w:pPr>
      <w:r w:rsidRPr="00D85136">
        <w:rPr>
          <w:rStyle w:val="eop"/>
          <w:rFonts w:eastAsiaTheme="majorEastAsia"/>
          <w:i/>
          <w:iCs/>
        </w:rPr>
        <w:t>Figure 1</w:t>
      </w:r>
      <w:r w:rsidR="005869DC" w:rsidRPr="00D85136">
        <w:rPr>
          <w:rStyle w:val="eop"/>
          <w:rFonts w:eastAsiaTheme="majorEastAsia"/>
          <w:i/>
          <w:iCs/>
        </w:rPr>
        <w:t>7</w:t>
      </w:r>
      <w:r w:rsidRPr="00D85136">
        <w:rPr>
          <w:rStyle w:val="eop"/>
          <w:rFonts w:eastAsiaTheme="majorEastAsia"/>
        </w:rPr>
        <w:t xml:space="preserve"> shows the exceedance counts where sea surge spiked above the 5-year return level in Dun Laoghaire station 795, for each year.</w:t>
      </w:r>
      <w:r w:rsidR="00844F4A" w:rsidRPr="00D85136">
        <w:rPr>
          <w:rStyle w:val="eop"/>
          <w:rFonts w:eastAsiaTheme="majorEastAsia"/>
        </w:rPr>
        <w:t xml:space="preserve"> This </w:t>
      </w:r>
      <w:r w:rsidR="00034742" w:rsidRPr="00D85136">
        <w:rPr>
          <w:rStyle w:val="eop"/>
          <w:rFonts w:eastAsiaTheme="majorEastAsia"/>
        </w:rPr>
        <w:t>yields similar results to the exceedances for station 795 using block maxima.</w:t>
      </w:r>
    </w:p>
    <w:p w14:paraId="2C656E59" w14:textId="77777777" w:rsidR="00F56C55" w:rsidRPr="00D85136" w:rsidRDefault="00F56C55" w:rsidP="00F56C55">
      <w:pPr>
        <w:pStyle w:val="paragraph"/>
        <w:spacing w:before="0" w:beforeAutospacing="0" w:after="0" w:afterAutospacing="0"/>
        <w:textAlignment w:val="baseline"/>
        <w:rPr>
          <w:rStyle w:val="eop"/>
          <w:rFonts w:eastAsiaTheme="majorEastAsia"/>
        </w:rPr>
      </w:pPr>
    </w:p>
    <w:p w14:paraId="2B28D580" w14:textId="1205C657" w:rsidR="00F56C55" w:rsidRPr="00D85136" w:rsidRDefault="00034742" w:rsidP="00F56C55">
      <w:pPr>
        <w:pStyle w:val="paragraph"/>
        <w:spacing w:before="0" w:beforeAutospacing="0" w:after="0" w:afterAutospacing="0"/>
        <w:textAlignment w:val="baseline"/>
        <w:rPr>
          <w:rStyle w:val="eop"/>
          <w:rFonts w:eastAsiaTheme="majorEastAsia"/>
        </w:rPr>
      </w:pPr>
      <w:r w:rsidRPr="00D85136">
        <w:rPr>
          <w:rStyle w:val="eop"/>
          <w:rFonts w:eastAsiaTheme="majorEastAsia"/>
        </w:rPr>
        <w:t>T</w:t>
      </w:r>
      <w:r w:rsidR="00F56C55" w:rsidRPr="00D85136">
        <w:rPr>
          <w:rStyle w:val="eop"/>
          <w:rFonts w:eastAsiaTheme="majorEastAsia"/>
        </w:rPr>
        <w:t xml:space="preserve">he next step is to map the exceedances of the 5-year </w:t>
      </w:r>
      <w:r w:rsidR="000972BB" w:rsidRPr="00D85136">
        <w:rPr>
          <w:rStyle w:val="eop"/>
          <w:rFonts w:eastAsiaTheme="majorEastAsia"/>
        </w:rPr>
        <w:t xml:space="preserve">and 2-year </w:t>
      </w:r>
      <w:r w:rsidR="00F56C55" w:rsidRPr="00D85136">
        <w:rPr>
          <w:rStyle w:val="eop"/>
          <w:rFonts w:eastAsiaTheme="majorEastAsia"/>
        </w:rPr>
        <w:t>return level</w:t>
      </w:r>
      <w:r w:rsidR="000972BB" w:rsidRPr="00D85136">
        <w:rPr>
          <w:rStyle w:val="eop"/>
          <w:rFonts w:eastAsiaTheme="majorEastAsia"/>
        </w:rPr>
        <w:t>s</w:t>
      </w:r>
      <w:r w:rsidR="00F56C55" w:rsidRPr="00D85136">
        <w:rPr>
          <w:rStyle w:val="eop"/>
          <w:rFonts w:eastAsiaTheme="majorEastAsia"/>
        </w:rPr>
        <w:t xml:space="preserve"> across all stations and group/cluster them based on the North, South, East, West grouping. This will give us a visual of areas within close proximity which experience exceedances above the 5</w:t>
      </w:r>
      <w:r w:rsidR="000972BB" w:rsidRPr="00D85136">
        <w:rPr>
          <w:rStyle w:val="eop"/>
          <w:rFonts w:eastAsiaTheme="majorEastAsia"/>
        </w:rPr>
        <w:t>/2</w:t>
      </w:r>
      <w:r w:rsidR="00F56C55" w:rsidRPr="00D85136">
        <w:rPr>
          <w:rStyle w:val="eop"/>
          <w:rFonts w:eastAsiaTheme="majorEastAsia"/>
        </w:rPr>
        <w:t>-year level in a given year.</w:t>
      </w:r>
    </w:p>
    <w:p w14:paraId="58935435" w14:textId="77777777" w:rsidR="00F56C55" w:rsidRPr="00D85136" w:rsidRDefault="00F56C55" w:rsidP="00F56C55">
      <w:pPr>
        <w:pStyle w:val="paragraph"/>
        <w:spacing w:before="0" w:beforeAutospacing="0" w:after="0" w:afterAutospacing="0"/>
        <w:textAlignment w:val="baseline"/>
        <w:rPr>
          <w:noProof/>
        </w:rPr>
      </w:pPr>
      <w:r w:rsidRPr="00D85136">
        <w:rPr>
          <w:noProof/>
        </w:rPr>
        <w:t xml:space="preserve"> </w:t>
      </w:r>
    </w:p>
    <w:p w14:paraId="271264C0" w14:textId="77777777" w:rsidR="00F56C55" w:rsidRPr="00D85136" w:rsidRDefault="00F56C55" w:rsidP="00F56C55">
      <w:pPr>
        <w:pStyle w:val="paragraph"/>
        <w:spacing w:before="0" w:beforeAutospacing="0" w:after="0" w:afterAutospacing="0"/>
        <w:textAlignment w:val="baseline"/>
        <w:rPr>
          <w:noProof/>
        </w:rPr>
      </w:pPr>
    </w:p>
    <w:p w14:paraId="07AFD805" w14:textId="785FE7C8" w:rsidR="00F56C55" w:rsidRPr="00D85136" w:rsidRDefault="00C77596" w:rsidP="00F56C55">
      <w:pPr>
        <w:pStyle w:val="paragraph"/>
        <w:spacing w:before="0" w:beforeAutospacing="0" w:after="0" w:afterAutospacing="0"/>
        <w:textAlignment w:val="baseline"/>
        <w:rPr>
          <w:noProof/>
        </w:rPr>
      </w:pPr>
      <w:r w:rsidRPr="00D85136">
        <w:rPr>
          <w:noProof/>
        </w:rPr>
        <w:lastRenderedPageBreak/>
        <w:drawing>
          <wp:inline distT="0" distB="0" distL="0" distR="0" wp14:anchorId="124BCEE2" wp14:editId="0559599D">
            <wp:extent cx="6172200" cy="3747358"/>
            <wp:effectExtent l="0" t="0" r="0" b="5715"/>
            <wp:docPr id="198743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31083" name=""/>
                    <pic:cNvPicPr/>
                  </pic:nvPicPr>
                  <pic:blipFill>
                    <a:blip r:embed="rId38"/>
                    <a:stretch>
                      <a:fillRect/>
                    </a:stretch>
                  </pic:blipFill>
                  <pic:spPr>
                    <a:xfrm>
                      <a:off x="0" y="0"/>
                      <a:ext cx="6191587" cy="3759129"/>
                    </a:xfrm>
                    <a:prstGeom prst="rect">
                      <a:avLst/>
                    </a:prstGeom>
                  </pic:spPr>
                </pic:pic>
              </a:graphicData>
            </a:graphic>
          </wp:inline>
        </w:drawing>
      </w:r>
    </w:p>
    <w:p w14:paraId="11293622" w14:textId="5557CAAC" w:rsidR="00F56C55" w:rsidRPr="00D85136" w:rsidRDefault="00F56C55" w:rsidP="00F56C55">
      <w:pPr>
        <w:pStyle w:val="paragraph"/>
        <w:spacing w:before="0" w:beforeAutospacing="0" w:after="0" w:afterAutospacing="0"/>
        <w:jc w:val="center"/>
        <w:textAlignment w:val="baseline"/>
        <w:rPr>
          <w:rStyle w:val="eop"/>
          <w:rFonts w:eastAsiaTheme="majorEastAsia"/>
          <w:i/>
          <w:iCs/>
          <w:sz w:val="20"/>
          <w:szCs w:val="20"/>
        </w:rPr>
      </w:pPr>
      <w:r w:rsidRPr="00D85136">
        <w:rPr>
          <w:rStyle w:val="eop"/>
          <w:rFonts w:eastAsiaTheme="majorEastAsia"/>
          <w:i/>
          <w:iCs/>
          <w:sz w:val="20"/>
          <w:szCs w:val="20"/>
        </w:rPr>
        <w:t>Figure 1</w:t>
      </w:r>
      <w:r w:rsidR="005869DC" w:rsidRPr="00D85136">
        <w:rPr>
          <w:rStyle w:val="eop"/>
          <w:rFonts w:eastAsiaTheme="majorEastAsia"/>
          <w:i/>
          <w:iCs/>
          <w:sz w:val="20"/>
          <w:szCs w:val="20"/>
        </w:rPr>
        <w:t>8</w:t>
      </w:r>
      <w:r w:rsidRPr="00D85136">
        <w:rPr>
          <w:rStyle w:val="eop"/>
          <w:rFonts w:eastAsiaTheme="majorEastAsia"/>
          <w:i/>
          <w:iCs/>
          <w:sz w:val="20"/>
          <w:szCs w:val="20"/>
        </w:rPr>
        <w:t>: Temporal clustering heatmap of exceedances of the 5-year return level by each station over time, grouped by coast</w:t>
      </w:r>
      <w:r w:rsidR="000972BB" w:rsidRPr="00D85136">
        <w:rPr>
          <w:rStyle w:val="eop"/>
          <w:rFonts w:eastAsiaTheme="majorEastAsia"/>
          <w:i/>
          <w:iCs/>
          <w:sz w:val="20"/>
          <w:szCs w:val="20"/>
        </w:rPr>
        <w:t xml:space="preserve"> (POT Method)</w:t>
      </w:r>
      <w:r w:rsidRPr="00D85136">
        <w:rPr>
          <w:rStyle w:val="eop"/>
          <w:rFonts w:eastAsiaTheme="majorEastAsia"/>
          <w:i/>
          <w:iCs/>
          <w:sz w:val="20"/>
          <w:szCs w:val="20"/>
        </w:rPr>
        <w:t>.</w:t>
      </w:r>
    </w:p>
    <w:p w14:paraId="3ED984A7" w14:textId="77777777" w:rsidR="00BE2448" w:rsidRPr="00D85136" w:rsidRDefault="00BE2448" w:rsidP="00F56C55">
      <w:pPr>
        <w:pStyle w:val="paragraph"/>
        <w:spacing w:before="0" w:beforeAutospacing="0" w:after="0" w:afterAutospacing="0"/>
        <w:jc w:val="center"/>
        <w:textAlignment w:val="baseline"/>
        <w:rPr>
          <w:rStyle w:val="eop"/>
          <w:rFonts w:eastAsiaTheme="majorEastAsia"/>
          <w:i/>
          <w:iCs/>
          <w:sz w:val="20"/>
          <w:szCs w:val="20"/>
        </w:rPr>
      </w:pPr>
    </w:p>
    <w:p w14:paraId="7DB185D1" w14:textId="7820FA40" w:rsidR="00C77596" w:rsidRPr="00D85136" w:rsidRDefault="00C77596" w:rsidP="00F56C55">
      <w:pPr>
        <w:pStyle w:val="paragraph"/>
        <w:spacing w:before="0" w:beforeAutospacing="0" w:after="0" w:afterAutospacing="0"/>
        <w:jc w:val="center"/>
        <w:textAlignment w:val="baseline"/>
        <w:rPr>
          <w:rStyle w:val="eop"/>
          <w:rFonts w:eastAsiaTheme="majorEastAsia"/>
          <w:i/>
          <w:iCs/>
        </w:rPr>
      </w:pPr>
      <w:r w:rsidRPr="00D85136">
        <w:rPr>
          <w:noProof/>
        </w:rPr>
        <w:drawing>
          <wp:inline distT="0" distB="0" distL="0" distR="0" wp14:anchorId="242D5081" wp14:editId="50E8123C">
            <wp:extent cx="6216162" cy="3723775"/>
            <wp:effectExtent l="0" t="0" r="0" b="0"/>
            <wp:docPr id="897568830" name="Picture 1" descr="A graph of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68830" name="Picture 1" descr="A graph of heatmap&#10;&#10;Description automatically generated"/>
                    <pic:cNvPicPr/>
                  </pic:nvPicPr>
                  <pic:blipFill>
                    <a:blip r:embed="rId39"/>
                    <a:stretch>
                      <a:fillRect/>
                    </a:stretch>
                  </pic:blipFill>
                  <pic:spPr>
                    <a:xfrm>
                      <a:off x="0" y="0"/>
                      <a:ext cx="6230150" cy="3732154"/>
                    </a:xfrm>
                    <a:prstGeom prst="rect">
                      <a:avLst/>
                    </a:prstGeom>
                  </pic:spPr>
                </pic:pic>
              </a:graphicData>
            </a:graphic>
          </wp:inline>
        </w:drawing>
      </w:r>
    </w:p>
    <w:p w14:paraId="3815E214" w14:textId="45F701B6" w:rsidR="004E372C" w:rsidRPr="00D85136" w:rsidRDefault="00F56C55" w:rsidP="00F56C55">
      <w:pPr>
        <w:pStyle w:val="paragraph"/>
        <w:spacing w:before="0" w:beforeAutospacing="0" w:after="0" w:afterAutospacing="0"/>
        <w:jc w:val="center"/>
        <w:textAlignment w:val="baseline"/>
        <w:rPr>
          <w:rStyle w:val="eop"/>
          <w:rFonts w:eastAsiaTheme="majorEastAsia"/>
          <w:i/>
          <w:iCs/>
          <w:sz w:val="20"/>
          <w:szCs w:val="20"/>
        </w:rPr>
      </w:pPr>
      <w:r w:rsidRPr="00D85136">
        <w:rPr>
          <w:rStyle w:val="eop"/>
          <w:rFonts w:eastAsiaTheme="majorEastAsia"/>
          <w:i/>
          <w:iCs/>
          <w:sz w:val="20"/>
          <w:szCs w:val="20"/>
        </w:rPr>
        <w:t xml:space="preserve"> </w:t>
      </w:r>
    </w:p>
    <w:p w14:paraId="18228F38" w14:textId="77777777" w:rsidR="004E372C" w:rsidRPr="00D85136" w:rsidRDefault="004E372C" w:rsidP="00F56C55">
      <w:pPr>
        <w:pStyle w:val="paragraph"/>
        <w:spacing w:before="0" w:beforeAutospacing="0" w:after="0" w:afterAutospacing="0"/>
        <w:jc w:val="center"/>
        <w:textAlignment w:val="baseline"/>
        <w:rPr>
          <w:rStyle w:val="eop"/>
          <w:rFonts w:eastAsiaTheme="majorEastAsia"/>
          <w:i/>
          <w:iCs/>
          <w:sz w:val="20"/>
          <w:szCs w:val="20"/>
        </w:rPr>
      </w:pPr>
    </w:p>
    <w:p w14:paraId="471E033F" w14:textId="4A2E990C" w:rsidR="00F56C55" w:rsidRPr="00D85136" w:rsidRDefault="00F56C55" w:rsidP="00F56C55">
      <w:pPr>
        <w:pStyle w:val="paragraph"/>
        <w:spacing w:before="0" w:beforeAutospacing="0" w:after="0" w:afterAutospacing="0"/>
        <w:jc w:val="center"/>
        <w:textAlignment w:val="baseline"/>
        <w:rPr>
          <w:rStyle w:val="eop"/>
          <w:rFonts w:eastAsiaTheme="majorEastAsia"/>
          <w:i/>
          <w:iCs/>
          <w:sz w:val="20"/>
          <w:szCs w:val="20"/>
        </w:rPr>
      </w:pPr>
      <w:r w:rsidRPr="00D85136">
        <w:rPr>
          <w:rStyle w:val="eop"/>
          <w:rFonts w:eastAsiaTheme="majorEastAsia"/>
          <w:i/>
          <w:iCs/>
          <w:sz w:val="20"/>
          <w:szCs w:val="20"/>
        </w:rPr>
        <w:t xml:space="preserve">Figure </w:t>
      </w:r>
      <w:r w:rsidR="005869DC" w:rsidRPr="00D85136">
        <w:rPr>
          <w:rStyle w:val="eop"/>
          <w:rFonts w:eastAsiaTheme="majorEastAsia"/>
          <w:i/>
          <w:iCs/>
          <w:sz w:val="20"/>
          <w:szCs w:val="20"/>
        </w:rPr>
        <w:t>19</w:t>
      </w:r>
      <w:r w:rsidRPr="00D85136">
        <w:rPr>
          <w:rStyle w:val="eop"/>
          <w:rFonts w:eastAsiaTheme="majorEastAsia"/>
          <w:i/>
          <w:iCs/>
          <w:sz w:val="20"/>
          <w:szCs w:val="20"/>
        </w:rPr>
        <w:t>: Temporal clustering heatmap of exceedances of the 2-year return level by each station over time, grouped by coast</w:t>
      </w:r>
      <w:r w:rsidR="000972BB" w:rsidRPr="00D85136">
        <w:rPr>
          <w:rStyle w:val="eop"/>
          <w:rFonts w:eastAsiaTheme="majorEastAsia"/>
          <w:i/>
          <w:iCs/>
          <w:sz w:val="20"/>
          <w:szCs w:val="20"/>
        </w:rPr>
        <w:t xml:space="preserve"> (POT Method)</w:t>
      </w:r>
      <w:r w:rsidRPr="00D85136">
        <w:rPr>
          <w:rStyle w:val="eop"/>
          <w:rFonts w:eastAsiaTheme="majorEastAsia"/>
          <w:i/>
          <w:iCs/>
          <w:sz w:val="20"/>
          <w:szCs w:val="20"/>
        </w:rPr>
        <w:t>.</w:t>
      </w:r>
    </w:p>
    <w:p w14:paraId="656F55BC" w14:textId="77777777" w:rsidR="00F56C55" w:rsidRPr="00D85136" w:rsidRDefault="00F56C55" w:rsidP="00F56C55">
      <w:pPr>
        <w:pStyle w:val="paragraph"/>
        <w:spacing w:before="0" w:beforeAutospacing="0" w:after="0" w:afterAutospacing="0"/>
        <w:textAlignment w:val="baseline"/>
        <w:rPr>
          <w:rStyle w:val="eop"/>
          <w:rFonts w:eastAsiaTheme="majorEastAsia"/>
        </w:rPr>
      </w:pPr>
    </w:p>
    <w:p w14:paraId="6A8DB7C9" w14:textId="3673B733" w:rsidR="00F71091" w:rsidRPr="00D85136" w:rsidRDefault="00F56C55"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i/>
          <w:iCs/>
        </w:rPr>
        <w:lastRenderedPageBreak/>
        <w:t xml:space="preserve">Figures </w:t>
      </w:r>
      <w:r w:rsidR="005869DC" w:rsidRPr="00D85136">
        <w:rPr>
          <w:rStyle w:val="eop"/>
          <w:rFonts w:eastAsiaTheme="majorEastAsia"/>
          <w:i/>
          <w:iCs/>
        </w:rPr>
        <w:t>18</w:t>
      </w:r>
      <w:r w:rsidRPr="00D85136">
        <w:rPr>
          <w:rStyle w:val="eop"/>
          <w:rFonts w:eastAsiaTheme="majorEastAsia"/>
        </w:rPr>
        <w:t xml:space="preserve"> and </w:t>
      </w:r>
      <w:r w:rsidR="005869DC" w:rsidRPr="00D85136">
        <w:rPr>
          <w:rStyle w:val="eop"/>
          <w:rFonts w:eastAsiaTheme="majorEastAsia"/>
          <w:i/>
          <w:iCs/>
        </w:rPr>
        <w:t>19</w:t>
      </w:r>
      <w:r w:rsidRPr="00D85136">
        <w:rPr>
          <w:rStyle w:val="eop"/>
          <w:rFonts w:eastAsiaTheme="majorEastAsia"/>
        </w:rPr>
        <w:t xml:space="preserve"> show a temporal clustering analysis heatmap of exceedances above the 5-year and 2 -year return levels. Grouped by coastal regions, the y-axis represents the coastal stations. The x-axis shows the years of the dataset from 1979-2014. Darker areas of the heatmap indicate higher exceedances in the given year for that given station. </w:t>
      </w:r>
    </w:p>
    <w:p w14:paraId="31AB1A89" w14:textId="318472DD" w:rsidR="00F71091" w:rsidRPr="00D85136" w:rsidRDefault="00F71091" w:rsidP="00CB64D2">
      <w:pPr>
        <w:pStyle w:val="paragraph"/>
        <w:spacing w:before="0" w:beforeAutospacing="0" w:after="0" w:afterAutospacing="0"/>
        <w:textAlignment w:val="baseline"/>
        <w:rPr>
          <w:sz w:val="18"/>
          <w:szCs w:val="18"/>
        </w:rPr>
      </w:pPr>
    </w:p>
    <w:p w14:paraId="751725C7" w14:textId="0240143E" w:rsidR="00F56C55" w:rsidRPr="00D85136" w:rsidRDefault="00F56C55" w:rsidP="00F56C55">
      <w:pPr>
        <w:pStyle w:val="paragraph"/>
        <w:spacing w:before="0" w:beforeAutospacing="0" w:after="0" w:afterAutospacing="0"/>
        <w:textAlignment w:val="baseline"/>
        <w:rPr>
          <w:rStyle w:val="eop"/>
          <w:rFonts w:eastAsiaTheme="majorEastAsia"/>
        </w:rPr>
      </w:pPr>
      <w:r w:rsidRPr="00D85136">
        <w:rPr>
          <w:rStyle w:val="eop"/>
          <w:rFonts w:eastAsiaTheme="majorEastAsia"/>
        </w:rPr>
        <w:t>We can then compare the results of the block maxima exceedance analysis with the same results using a Peak-Over-Threshold method.</w:t>
      </w:r>
    </w:p>
    <w:p w14:paraId="7A533250" w14:textId="77777777" w:rsidR="002B7878" w:rsidRPr="00D85136" w:rsidRDefault="002B7878" w:rsidP="00F56C55">
      <w:pPr>
        <w:pStyle w:val="paragraph"/>
        <w:spacing w:before="0" w:beforeAutospacing="0" w:after="0" w:afterAutospacing="0"/>
        <w:textAlignment w:val="baseline"/>
        <w:rPr>
          <w:rStyle w:val="eop"/>
          <w:rFonts w:eastAsiaTheme="majorEastAsia"/>
        </w:rPr>
      </w:pPr>
    </w:p>
    <w:p w14:paraId="141142AD" w14:textId="77777777" w:rsidR="00F56C55" w:rsidRPr="00D85136" w:rsidRDefault="00F56C55" w:rsidP="00F56C55">
      <w:pPr>
        <w:pStyle w:val="paragraph"/>
        <w:spacing w:before="0" w:beforeAutospacing="0" w:after="0" w:afterAutospacing="0"/>
        <w:textAlignment w:val="baseline"/>
        <w:rPr>
          <w:rStyle w:val="eop"/>
          <w:rFonts w:eastAsiaTheme="majorEastAsia"/>
        </w:rPr>
      </w:pPr>
    </w:p>
    <w:p w14:paraId="4699FC73" w14:textId="77777777" w:rsidR="00BE2448" w:rsidRPr="00D85136" w:rsidRDefault="00BE2448" w:rsidP="00BE2448">
      <w:pPr>
        <w:pStyle w:val="paragraph"/>
        <w:spacing w:before="0" w:beforeAutospacing="0" w:after="0" w:afterAutospacing="0"/>
        <w:textAlignment w:val="baseline"/>
        <w:rPr>
          <w:rStyle w:val="eop"/>
          <w:rFonts w:eastAsiaTheme="majorEastAsia"/>
          <w:sz w:val="20"/>
          <w:szCs w:val="20"/>
        </w:rPr>
      </w:pPr>
      <w:r w:rsidRPr="00D85136">
        <w:rPr>
          <w:rStyle w:val="eop"/>
          <w:rFonts w:eastAsiaTheme="majorEastAsia"/>
          <w:i/>
          <w:iCs/>
          <w:sz w:val="20"/>
          <w:szCs w:val="20"/>
        </w:rPr>
        <w:t>Table D: Average exceedances by cluster group of 5-year return level using a Peaks-Over-Threshold (POT) Method.</w:t>
      </w:r>
    </w:p>
    <w:p w14:paraId="5F43C99A" w14:textId="77777777" w:rsidR="00BE2448" w:rsidRPr="00D85136" w:rsidRDefault="00BE2448" w:rsidP="00F56C55">
      <w:pPr>
        <w:pStyle w:val="paragraph"/>
        <w:spacing w:before="0" w:beforeAutospacing="0" w:after="0" w:afterAutospacing="0"/>
        <w:textAlignment w:val="baseline"/>
        <w:rPr>
          <w:rStyle w:val="eop"/>
          <w:rFonts w:eastAsiaTheme="majorEastAsia"/>
        </w:rPr>
      </w:pPr>
    </w:p>
    <w:tbl>
      <w:tblPr>
        <w:tblStyle w:val="ListTable3-Accent5"/>
        <w:tblW w:w="0" w:type="auto"/>
        <w:tblLook w:val="04A0" w:firstRow="1" w:lastRow="0" w:firstColumn="1" w:lastColumn="0" w:noHBand="0" w:noVBand="1"/>
      </w:tblPr>
      <w:tblGrid>
        <w:gridCol w:w="2254"/>
        <w:gridCol w:w="2254"/>
        <w:gridCol w:w="2254"/>
        <w:gridCol w:w="2254"/>
      </w:tblGrid>
      <w:tr w:rsidR="00F56C55" w:rsidRPr="00D85136" w14:paraId="184F983F" w14:textId="77777777" w:rsidTr="00254C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7537923A" w14:textId="77777777" w:rsidR="00F56C55" w:rsidRPr="00D85136" w:rsidRDefault="00F56C55" w:rsidP="00254C8F">
            <w:pPr>
              <w:pStyle w:val="paragraph"/>
              <w:spacing w:before="0" w:beforeAutospacing="0" w:after="0" w:afterAutospacing="0"/>
              <w:textAlignment w:val="baseline"/>
              <w:rPr>
                <w:rStyle w:val="eop"/>
                <w:rFonts w:eastAsiaTheme="majorEastAsia"/>
              </w:rPr>
            </w:pPr>
            <w:r w:rsidRPr="00D85136">
              <w:rPr>
                <w:rStyle w:val="eop"/>
                <w:rFonts w:eastAsiaTheme="majorEastAsia"/>
              </w:rPr>
              <w:t>Cluster</w:t>
            </w:r>
          </w:p>
        </w:tc>
        <w:tc>
          <w:tcPr>
            <w:tcW w:w="2254" w:type="dxa"/>
          </w:tcPr>
          <w:p w14:paraId="6FF1C1CA" w14:textId="77777777" w:rsidR="00F56C55" w:rsidRPr="00D85136"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b w:val="0"/>
                <w:bCs w:val="0"/>
              </w:rPr>
            </w:pPr>
            <w:r w:rsidRPr="00D85136">
              <w:rPr>
                <w:rStyle w:val="eop"/>
                <w:rFonts w:eastAsiaTheme="majorEastAsia"/>
              </w:rPr>
              <w:t>Exceedance Count</w:t>
            </w:r>
          </w:p>
          <w:p w14:paraId="28A45300" w14:textId="77777777" w:rsidR="00F56C55" w:rsidRPr="00D85136"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(5yr)</w:t>
            </w:r>
          </w:p>
        </w:tc>
        <w:tc>
          <w:tcPr>
            <w:tcW w:w="2254" w:type="dxa"/>
          </w:tcPr>
          <w:p w14:paraId="43110124" w14:textId="77777777" w:rsidR="00F56C55" w:rsidRPr="00D85136"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Station Count (5yr)</w:t>
            </w:r>
          </w:p>
        </w:tc>
        <w:tc>
          <w:tcPr>
            <w:tcW w:w="2254" w:type="dxa"/>
          </w:tcPr>
          <w:p w14:paraId="7E658942" w14:textId="77777777" w:rsidR="00F56C55" w:rsidRPr="00D85136"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Exceedances per Station (5yr)</w:t>
            </w:r>
          </w:p>
        </w:tc>
      </w:tr>
      <w:tr w:rsidR="00F56C55" w:rsidRPr="00D85136" w14:paraId="26F72E9B"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9078B0" w14:textId="77777777" w:rsidR="00F56C55" w:rsidRPr="00D85136" w:rsidRDefault="00F56C55" w:rsidP="00254C8F">
            <w:pPr>
              <w:pStyle w:val="paragraph"/>
              <w:spacing w:before="0" w:beforeAutospacing="0" w:after="0" w:afterAutospacing="0"/>
              <w:textAlignment w:val="baseline"/>
              <w:rPr>
                <w:rStyle w:val="eop"/>
                <w:rFonts w:eastAsiaTheme="majorEastAsia"/>
              </w:rPr>
            </w:pPr>
            <w:r w:rsidRPr="00D85136">
              <w:rPr>
                <w:rStyle w:val="eop"/>
                <w:rFonts w:eastAsiaTheme="majorEastAsia"/>
              </w:rPr>
              <w:t>West</w:t>
            </w:r>
          </w:p>
        </w:tc>
        <w:tc>
          <w:tcPr>
            <w:tcW w:w="2254" w:type="dxa"/>
          </w:tcPr>
          <w:p w14:paraId="0172BC93" w14:textId="5CAA3EE8" w:rsidR="00F56C55" w:rsidRPr="00D85136" w:rsidRDefault="00F56C5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4</w:t>
            </w:r>
            <w:r w:rsidR="000143BE" w:rsidRPr="00D85136">
              <w:rPr>
                <w:rStyle w:val="eop"/>
                <w:rFonts w:eastAsiaTheme="majorEastAsia"/>
              </w:rPr>
              <w:t>15</w:t>
            </w:r>
          </w:p>
        </w:tc>
        <w:tc>
          <w:tcPr>
            <w:tcW w:w="2254" w:type="dxa"/>
          </w:tcPr>
          <w:p w14:paraId="29B91591" w14:textId="6A446F88" w:rsidR="00F56C55" w:rsidRPr="00D85136" w:rsidRDefault="00FF549A"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53</w:t>
            </w:r>
          </w:p>
        </w:tc>
        <w:tc>
          <w:tcPr>
            <w:tcW w:w="2254" w:type="dxa"/>
          </w:tcPr>
          <w:p w14:paraId="3C7D1E10" w14:textId="56CDC96D" w:rsidR="00F56C55" w:rsidRPr="00D85136" w:rsidRDefault="00F56C5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7.</w:t>
            </w:r>
            <w:r w:rsidR="00227542" w:rsidRPr="00D85136">
              <w:rPr>
                <w:rStyle w:val="eop"/>
                <w:rFonts w:eastAsiaTheme="majorEastAsia"/>
              </w:rPr>
              <w:t>83</w:t>
            </w:r>
          </w:p>
        </w:tc>
      </w:tr>
      <w:tr w:rsidR="00F56C55" w:rsidRPr="00D85136" w14:paraId="2BA58582"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73C3C9EC" w14:textId="77777777" w:rsidR="00F56C55" w:rsidRPr="00D85136" w:rsidRDefault="00F56C55" w:rsidP="00254C8F">
            <w:pPr>
              <w:pStyle w:val="paragraph"/>
              <w:spacing w:before="0" w:beforeAutospacing="0" w:after="0" w:afterAutospacing="0"/>
              <w:textAlignment w:val="baseline"/>
              <w:rPr>
                <w:rStyle w:val="eop"/>
                <w:rFonts w:eastAsiaTheme="majorEastAsia"/>
              </w:rPr>
            </w:pPr>
            <w:r w:rsidRPr="00D85136">
              <w:rPr>
                <w:rStyle w:val="eop"/>
                <w:rFonts w:eastAsiaTheme="majorEastAsia"/>
              </w:rPr>
              <w:t>South</w:t>
            </w:r>
          </w:p>
        </w:tc>
        <w:tc>
          <w:tcPr>
            <w:tcW w:w="2254" w:type="dxa"/>
          </w:tcPr>
          <w:p w14:paraId="392645DE" w14:textId="6A2C594F" w:rsidR="00F56C55" w:rsidRPr="00D85136" w:rsidRDefault="000143BE"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413</w:t>
            </w:r>
          </w:p>
        </w:tc>
        <w:tc>
          <w:tcPr>
            <w:tcW w:w="2254" w:type="dxa"/>
          </w:tcPr>
          <w:p w14:paraId="0C53151E" w14:textId="3CD19AD1" w:rsidR="00F56C55" w:rsidRPr="00D85136" w:rsidRDefault="00FF549A"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79</w:t>
            </w:r>
          </w:p>
        </w:tc>
        <w:tc>
          <w:tcPr>
            <w:tcW w:w="2254" w:type="dxa"/>
          </w:tcPr>
          <w:p w14:paraId="6A5DCD9A" w14:textId="3E8BCC50" w:rsidR="00F56C55" w:rsidRPr="00D85136" w:rsidRDefault="00227542"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5.23</w:t>
            </w:r>
          </w:p>
        </w:tc>
      </w:tr>
      <w:tr w:rsidR="00F56C55" w:rsidRPr="00D85136" w14:paraId="1662A079"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7FF89AC" w14:textId="77777777" w:rsidR="00F56C55" w:rsidRPr="00D85136" w:rsidRDefault="00F56C55" w:rsidP="00254C8F">
            <w:pPr>
              <w:pStyle w:val="paragraph"/>
              <w:spacing w:before="0" w:beforeAutospacing="0" w:after="0" w:afterAutospacing="0"/>
              <w:textAlignment w:val="baseline"/>
              <w:rPr>
                <w:rStyle w:val="eop"/>
                <w:rFonts w:eastAsiaTheme="majorEastAsia"/>
              </w:rPr>
            </w:pPr>
            <w:r w:rsidRPr="00D85136">
              <w:rPr>
                <w:rStyle w:val="eop"/>
                <w:rFonts w:eastAsiaTheme="majorEastAsia"/>
              </w:rPr>
              <w:t>North</w:t>
            </w:r>
          </w:p>
        </w:tc>
        <w:tc>
          <w:tcPr>
            <w:tcW w:w="2254" w:type="dxa"/>
          </w:tcPr>
          <w:p w14:paraId="71513CDC" w14:textId="35D206E3" w:rsidR="00F56C55" w:rsidRPr="00D85136" w:rsidRDefault="00F56C5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3</w:t>
            </w:r>
            <w:r w:rsidR="000143BE" w:rsidRPr="00D85136">
              <w:rPr>
                <w:rStyle w:val="eop"/>
                <w:rFonts w:eastAsiaTheme="majorEastAsia"/>
              </w:rPr>
              <w:t>42</w:t>
            </w:r>
          </w:p>
        </w:tc>
        <w:tc>
          <w:tcPr>
            <w:tcW w:w="2254" w:type="dxa"/>
          </w:tcPr>
          <w:p w14:paraId="5498B8A9" w14:textId="096BE74C" w:rsidR="00F56C55" w:rsidRPr="00D85136" w:rsidRDefault="000143BE"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47</w:t>
            </w:r>
          </w:p>
        </w:tc>
        <w:tc>
          <w:tcPr>
            <w:tcW w:w="2254" w:type="dxa"/>
          </w:tcPr>
          <w:p w14:paraId="01F1053D" w14:textId="0E0BA376" w:rsidR="00F56C55" w:rsidRPr="00D85136" w:rsidRDefault="00F56C5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7.</w:t>
            </w:r>
            <w:r w:rsidR="00227542" w:rsidRPr="00D85136">
              <w:rPr>
                <w:rStyle w:val="eop"/>
                <w:rFonts w:eastAsiaTheme="majorEastAsia"/>
              </w:rPr>
              <w:t>28</w:t>
            </w:r>
          </w:p>
        </w:tc>
      </w:tr>
      <w:tr w:rsidR="00F56C55" w:rsidRPr="00D85136" w14:paraId="2D4D795B"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60B2F4FC" w14:textId="77777777" w:rsidR="00F56C55" w:rsidRPr="00D85136" w:rsidRDefault="00F56C55" w:rsidP="00254C8F">
            <w:pPr>
              <w:pStyle w:val="paragraph"/>
              <w:spacing w:before="0" w:beforeAutospacing="0" w:after="0" w:afterAutospacing="0"/>
              <w:textAlignment w:val="baseline"/>
              <w:rPr>
                <w:rStyle w:val="eop"/>
                <w:rFonts w:eastAsiaTheme="majorEastAsia"/>
              </w:rPr>
            </w:pPr>
            <w:r w:rsidRPr="00D85136">
              <w:rPr>
                <w:rStyle w:val="eop"/>
                <w:rFonts w:eastAsiaTheme="majorEastAsia"/>
              </w:rPr>
              <w:t>East</w:t>
            </w:r>
          </w:p>
        </w:tc>
        <w:tc>
          <w:tcPr>
            <w:tcW w:w="2254" w:type="dxa"/>
          </w:tcPr>
          <w:p w14:paraId="4C6D4CC6" w14:textId="77777777" w:rsidR="00F56C55" w:rsidRPr="00D85136" w:rsidRDefault="00F56C5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363</w:t>
            </w:r>
          </w:p>
        </w:tc>
        <w:tc>
          <w:tcPr>
            <w:tcW w:w="2254" w:type="dxa"/>
          </w:tcPr>
          <w:p w14:paraId="182730FB" w14:textId="55A7A034" w:rsidR="00F56C55" w:rsidRPr="00D85136" w:rsidRDefault="000143BE"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52</w:t>
            </w:r>
          </w:p>
        </w:tc>
        <w:tc>
          <w:tcPr>
            <w:tcW w:w="2254" w:type="dxa"/>
          </w:tcPr>
          <w:p w14:paraId="328ED9FC" w14:textId="77777777" w:rsidR="00F56C55" w:rsidRPr="00D85136" w:rsidRDefault="00F56C5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6.98</w:t>
            </w:r>
          </w:p>
        </w:tc>
      </w:tr>
    </w:tbl>
    <w:p w14:paraId="6B87EB6F" w14:textId="77777777" w:rsidR="00F56C55" w:rsidRPr="00D85136" w:rsidRDefault="00F56C55" w:rsidP="00F56C55">
      <w:pPr>
        <w:pStyle w:val="paragraph"/>
        <w:spacing w:before="0" w:beforeAutospacing="0" w:after="0" w:afterAutospacing="0"/>
        <w:textAlignment w:val="baseline"/>
        <w:rPr>
          <w:rStyle w:val="eop"/>
          <w:rFonts w:eastAsiaTheme="majorEastAsia"/>
        </w:rPr>
      </w:pPr>
    </w:p>
    <w:p w14:paraId="7553DACB" w14:textId="77777777" w:rsidR="00BE2448" w:rsidRPr="00D85136" w:rsidRDefault="00BE2448" w:rsidP="00BE2448">
      <w:pPr>
        <w:pStyle w:val="paragraph"/>
        <w:spacing w:before="0" w:beforeAutospacing="0" w:after="0" w:afterAutospacing="0"/>
        <w:textAlignment w:val="baseline"/>
        <w:rPr>
          <w:rStyle w:val="eop"/>
          <w:rFonts w:eastAsiaTheme="majorEastAsia"/>
          <w:i/>
          <w:iCs/>
          <w:sz w:val="20"/>
          <w:szCs w:val="20"/>
        </w:rPr>
      </w:pPr>
    </w:p>
    <w:p w14:paraId="174294CE" w14:textId="77777777" w:rsidR="00BE2448" w:rsidRPr="00D85136" w:rsidRDefault="00BE2448" w:rsidP="00BE2448">
      <w:pPr>
        <w:pStyle w:val="paragraph"/>
        <w:spacing w:before="0" w:beforeAutospacing="0" w:after="0" w:afterAutospacing="0"/>
        <w:textAlignment w:val="baseline"/>
        <w:rPr>
          <w:rStyle w:val="eop"/>
          <w:rFonts w:eastAsiaTheme="majorEastAsia"/>
          <w:i/>
          <w:iCs/>
          <w:sz w:val="20"/>
          <w:szCs w:val="20"/>
        </w:rPr>
      </w:pPr>
    </w:p>
    <w:p w14:paraId="41CEA0CA" w14:textId="2CFD94CF" w:rsidR="00BE2448" w:rsidRPr="00D85136" w:rsidRDefault="00BE2448" w:rsidP="00BE2448">
      <w:pPr>
        <w:pStyle w:val="paragraph"/>
        <w:spacing w:before="0" w:beforeAutospacing="0" w:after="0" w:afterAutospacing="0"/>
        <w:textAlignment w:val="baseline"/>
        <w:rPr>
          <w:rStyle w:val="eop"/>
          <w:rFonts w:eastAsiaTheme="majorEastAsia"/>
          <w:i/>
          <w:iCs/>
          <w:sz w:val="20"/>
          <w:szCs w:val="20"/>
        </w:rPr>
      </w:pPr>
      <w:r w:rsidRPr="00D85136">
        <w:rPr>
          <w:rStyle w:val="eop"/>
          <w:rFonts w:eastAsiaTheme="majorEastAsia"/>
          <w:i/>
          <w:iCs/>
          <w:sz w:val="20"/>
          <w:szCs w:val="20"/>
        </w:rPr>
        <w:t>Table E: Average exceedances by cluster group of 2-year return level using a Peaks-Over-Threshold (POT) Method.</w:t>
      </w:r>
    </w:p>
    <w:p w14:paraId="5EE63D68" w14:textId="77777777" w:rsidR="00BE2448" w:rsidRPr="00D85136" w:rsidRDefault="00BE2448" w:rsidP="00F56C55">
      <w:pPr>
        <w:pStyle w:val="paragraph"/>
        <w:spacing w:before="0" w:beforeAutospacing="0" w:after="0" w:afterAutospacing="0"/>
        <w:textAlignment w:val="baseline"/>
        <w:rPr>
          <w:rStyle w:val="eop"/>
          <w:rFonts w:eastAsiaTheme="majorEastAsia"/>
        </w:rPr>
      </w:pPr>
    </w:p>
    <w:tbl>
      <w:tblPr>
        <w:tblStyle w:val="ListTable3-Accent5"/>
        <w:tblW w:w="0" w:type="auto"/>
        <w:tblLook w:val="04A0" w:firstRow="1" w:lastRow="0" w:firstColumn="1" w:lastColumn="0" w:noHBand="0" w:noVBand="1"/>
      </w:tblPr>
      <w:tblGrid>
        <w:gridCol w:w="2254"/>
        <w:gridCol w:w="2254"/>
        <w:gridCol w:w="2254"/>
        <w:gridCol w:w="2254"/>
      </w:tblGrid>
      <w:tr w:rsidR="00F56C55" w:rsidRPr="00D85136" w14:paraId="660E8F67" w14:textId="77777777" w:rsidTr="00254C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585FF264" w14:textId="77777777" w:rsidR="00F56C55" w:rsidRPr="00D85136" w:rsidRDefault="00F56C55" w:rsidP="00254C8F">
            <w:pPr>
              <w:pStyle w:val="paragraph"/>
              <w:spacing w:before="0" w:beforeAutospacing="0" w:after="0" w:afterAutospacing="0"/>
              <w:textAlignment w:val="baseline"/>
              <w:rPr>
                <w:rStyle w:val="eop"/>
                <w:rFonts w:eastAsiaTheme="majorEastAsia"/>
              </w:rPr>
            </w:pPr>
            <w:r w:rsidRPr="00D85136">
              <w:rPr>
                <w:rStyle w:val="eop"/>
                <w:rFonts w:eastAsiaTheme="majorEastAsia"/>
              </w:rPr>
              <w:t>Cluster</w:t>
            </w:r>
          </w:p>
        </w:tc>
        <w:tc>
          <w:tcPr>
            <w:tcW w:w="2254" w:type="dxa"/>
          </w:tcPr>
          <w:p w14:paraId="73E2C3E9" w14:textId="77777777" w:rsidR="00F56C55" w:rsidRPr="00D85136"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b w:val="0"/>
                <w:bCs w:val="0"/>
              </w:rPr>
            </w:pPr>
            <w:r w:rsidRPr="00D85136">
              <w:rPr>
                <w:rStyle w:val="eop"/>
                <w:rFonts w:eastAsiaTheme="majorEastAsia"/>
              </w:rPr>
              <w:t>Exceedance Count</w:t>
            </w:r>
          </w:p>
          <w:p w14:paraId="5D82BCD3" w14:textId="77777777" w:rsidR="00F56C55" w:rsidRPr="00D85136"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(2yr)</w:t>
            </w:r>
          </w:p>
        </w:tc>
        <w:tc>
          <w:tcPr>
            <w:tcW w:w="2254" w:type="dxa"/>
          </w:tcPr>
          <w:p w14:paraId="7B92DC2A" w14:textId="77777777" w:rsidR="00F56C55" w:rsidRPr="00D85136"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Station Count (2yr)</w:t>
            </w:r>
          </w:p>
        </w:tc>
        <w:tc>
          <w:tcPr>
            <w:tcW w:w="2254" w:type="dxa"/>
          </w:tcPr>
          <w:p w14:paraId="4C153E94" w14:textId="77777777" w:rsidR="00F56C55" w:rsidRPr="00D85136" w:rsidRDefault="00F56C55" w:rsidP="00254C8F">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Exceedances per Station (2yr)</w:t>
            </w:r>
          </w:p>
        </w:tc>
      </w:tr>
      <w:tr w:rsidR="00F56C55" w:rsidRPr="00D85136" w14:paraId="6CC32754"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7A041E0" w14:textId="77777777" w:rsidR="00F56C55" w:rsidRPr="00D85136" w:rsidRDefault="00F56C55" w:rsidP="00254C8F">
            <w:pPr>
              <w:pStyle w:val="paragraph"/>
              <w:spacing w:before="0" w:beforeAutospacing="0" w:after="0" w:afterAutospacing="0"/>
              <w:textAlignment w:val="baseline"/>
              <w:rPr>
                <w:rStyle w:val="eop"/>
                <w:rFonts w:eastAsiaTheme="majorEastAsia"/>
              </w:rPr>
            </w:pPr>
            <w:r w:rsidRPr="00D85136">
              <w:rPr>
                <w:rStyle w:val="eop"/>
                <w:rFonts w:eastAsiaTheme="majorEastAsia"/>
              </w:rPr>
              <w:t>West</w:t>
            </w:r>
          </w:p>
        </w:tc>
        <w:tc>
          <w:tcPr>
            <w:tcW w:w="2254" w:type="dxa"/>
          </w:tcPr>
          <w:p w14:paraId="3A0C17F3" w14:textId="2A05509E" w:rsidR="00F56C55" w:rsidRPr="00D85136" w:rsidRDefault="00375D6B"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961</w:t>
            </w:r>
          </w:p>
        </w:tc>
        <w:tc>
          <w:tcPr>
            <w:tcW w:w="2254" w:type="dxa"/>
          </w:tcPr>
          <w:p w14:paraId="7CFF9C7E" w14:textId="420ABE4A" w:rsidR="00F56C55" w:rsidRPr="00D85136" w:rsidRDefault="00375D6B"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53</w:t>
            </w:r>
          </w:p>
        </w:tc>
        <w:tc>
          <w:tcPr>
            <w:tcW w:w="2254" w:type="dxa"/>
          </w:tcPr>
          <w:p w14:paraId="75237818" w14:textId="672741A9" w:rsidR="00F56C55" w:rsidRPr="00D85136" w:rsidRDefault="00F56C5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18.</w:t>
            </w:r>
            <w:r w:rsidR="005C4DFD" w:rsidRPr="00D85136">
              <w:rPr>
                <w:rStyle w:val="eop"/>
                <w:rFonts w:eastAsiaTheme="majorEastAsia"/>
              </w:rPr>
              <w:t>13</w:t>
            </w:r>
          </w:p>
        </w:tc>
      </w:tr>
      <w:tr w:rsidR="00F56C55" w:rsidRPr="00D85136" w14:paraId="69314309"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15C8B00A" w14:textId="77777777" w:rsidR="00F56C55" w:rsidRPr="00D85136" w:rsidRDefault="00F56C55" w:rsidP="00254C8F">
            <w:pPr>
              <w:pStyle w:val="paragraph"/>
              <w:spacing w:before="0" w:beforeAutospacing="0" w:after="0" w:afterAutospacing="0"/>
              <w:textAlignment w:val="baseline"/>
              <w:rPr>
                <w:rStyle w:val="eop"/>
                <w:rFonts w:eastAsiaTheme="majorEastAsia"/>
              </w:rPr>
            </w:pPr>
            <w:r w:rsidRPr="00D85136">
              <w:rPr>
                <w:rStyle w:val="eop"/>
                <w:rFonts w:eastAsiaTheme="majorEastAsia"/>
              </w:rPr>
              <w:t>South</w:t>
            </w:r>
          </w:p>
        </w:tc>
        <w:tc>
          <w:tcPr>
            <w:tcW w:w="2254" w:type="dxa"/>
          </w:tcPr>
          <w:p w14:paraId="4F16201C" w14:textId="00F15020" w:rsidR="00F56C55" w:rsidRPr="00D85136" w:rsidRDefault="00F56C5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1</w:t>
            </w:r>
            <w:r w:rsidR="00375D6B" w:rsidRPr="00D85136">
              <w:rPr>
                <w:rStyle w:val="eop"/>
                <w:rFonts w:eastAsiaTheme="majorEastAsia"/>
              </w:rPr>
              <w:t>377</w:t>
            </w:r>
          </w:p>
        </w:tc>
        <w:tc>
          <w:tcPr>
            <w:tcW w:w="2254" w:type="dxa"/>
          </w:tcPr>
          <w:p w14:paraId="1EDAC005" w14:textId="54AA5380" w:rsidR="00F56C55" w:rsidRPr="00D85136" w:rsidRDefault="00375D6B"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79</w:t>
            </w:r>
          </w:p>
        </w:tc>
        <w:tc>
          <w:tcPr>
            <w:tcW w:w="2254" w:type="dxa"/>
          </w:tcPr>
          <w:p w14:paraId="49053E3B" w14:textId="1CD575ED" w:rsidR="00F56C55" w:rsidRPr="00D85136" w:rsidRDefault="00F56C5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17.4</w:t>
            </w:r>
            <w:r w:rsidR="005C4DFD" w:rsidRPr="00D85136">
              <w:rPr>
                <w:rStyle w:val="eop"/>
                <w:rFonts w:eastAsiaTheme="majorEastAsia"/>
              </w:rPr>
              <w:t>3</w:t>
            </w:r>
          </w:p>
        </w:tc>
      </w:tr>
      <w:tr w:rsidR="00F56C55" w:rsidRPr="00D85136" w14:paraId="22D170FE" w14:textId="77777777" w:rsidTr="00254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1E595CD" w14:textId="77777777" w:rsidR="00F56C55" w:rsidRPr="00D85136" w:rsidRDefault="00F56C55" w:rsidP="00254C8F">
            <w:pPr>
              <w:pStyle w:val="paragraph"/>
              <w:spacing w:before="0" w:beforeAutospacing="0" w:after="0" w:afterAutospacing="0"/>
              <w:textAlignment w:val="baseline"/>
              <w:rPr>
                <w:rStyle w:val="eop"/>
                <w:rFonts w:eastAsiaTheme="majorEastAsia"/>
              </w:rPr>
            </w:pPr>
            <w:r w:rsidRPr="00D85136">
              <w:rPr>
                <w:rStyle w:val="eop"/>
                <w:rFonts w:eastAsiaTheme="majorEastAsia"/>
              </w:rPr>
              <w:t>North</w:t>
            </w:r>
          </w:p>
        </w:tc>
        <w:tc>
          <w:tcPr>
            <w:tcW w:w="2254" w:type="dxa"/>
          </w:tcPr>
          <w:p w14:paraId="7FB091AA" w14:textId="7D0E8B1B" w:rsidR="00F56C55" w:rsidRPr="00D85136" w:rsidRDefault="00F56C5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1</w:t>
            </w:r>
            <w:r w:rsidR="00375D6B" w:rsidRPr="00D85136">
              <w:rPr>
                <w:rStyle w:val="eop"/>
                <w:rFonts w:eastAsiaTheme="majorEastAsia"/>
              </w:rPr>
              <w:t>061</w:t>
            </w:r>
          </w:p>
        </w:tc>
        <w:tc>
          <w:tcPr>
            <w:tcW w:w="2254" w:type="dxa"/>
          </w:tcPr>
          <w:p w14:paraId="33D12FCD" w14:textId="3EE36D84" w:rsidR="00F56C55" w:rsidRPr="00D85136" w:rsidRDefault="00375D6B"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47</w:t>
            </w:r>
          </w:p>
        </w:tc>
        <w:tc>
          <w:tcPr>
            <w:tcW w:w="2254" w:type="dxa"/>
          </w:tcPr>
          <w:p w14:paraId="7B23ADDA" w14:textId="7D6EE99F" w:rsidR="00F56C55" w:rsidRPr="00D85136" w:rsidRDefault="00F56C55" w:rsidP="00254C8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eop"/>
                <w:rFonts w:eastAsiaTheme="majorEastAsia"/>
              </w:rPr>
            </w:pPr>
            <w:r w:rsidRPr="00D85136">
              <w:rPr>
                <w:rStyle w:val="eop"/>
                <w:rFonts w:eastAsiaTheme="majorEastAsia"/>
              </w:rPr>
              <w:t>22.</w:t>
            </w:r>
            <w:r w:rsidR="005C4DFD" w:rsidRPr="00D85136">
              <w:rPr>
                <w:rStyle w:val="eop"/>
                <w:rFonts w:eastAsiaTheme="majorEastAsia"/>
              </w:rPr>
              <w:t>57</w:t>
            </w:r>
          </w:p>
        </w:tc>
      </w:tr>
      <w:tr w:rsidR="00F56C55" w:rsidRPr="00D85136" w14:paraId="1A6CBEAB" w14:textId="77777777" w:rsidTr="00254C8F">
        <w:tc>
          <w:tcPr>
            <w:cnfStyle w:val="001000000000" w:firstRow="0" w:lastRow="0" w:firstColumn="1" w:lastColumn="0" w:oddVBand="0" w:evenVBand="0" w:oddHBand="0" w:evenHBand="0" w:firstRowFirstColumn="0" w:firstRowLastColumn="0" w:lastRowFirstColumn="0" w:lastRowLastColumn="0"/>
            <w:tcW w:w="2254" w:type="dxa"/>
          </w:tcPr>
          <w:p w14:paraId="57E89039" w14:textId="77777777" w:rsidR="00F56C55" w:rsidRPr="00D85136" w:rsidRDefault="00F56C55" w:rsidP="00254C8F">
            <w:pPr>
              <w:pStyle w:val="paragraph"/>
              <w:spacing w:before="0" w:beforeAutospacing="0" w:after="0" w:afterAutospacing="0"/>
              <w:textAlignment w:val="baseline"/>
              <w:rPr>
                <w:rStyle w:val="eop"/>
                <w:rFonts w:eastAsiaTheme="majorEastAsia"/>
              </w:rPr>
            </w:pPr>
            <w:r w:rsidRPr="00D85136">
              <w:rPr>
                <w:rStyle w:val="eop"/>
                <w:rFonts w:eastAsiaTheme="majorEastAsia"/>
              </w:rPr>
              <w:t>East</w:t>
            </w:r>
          </w:p>
        </w:tc>
        <w:tc>
          <w:tcPr>
            <w:tcW w:w="2254" w:type="dxa"/>
          </w:tcPr>
          <w:p w14:paraId="0FF1AD48" w14:textId="77777777" w:rsidR="00F56C55" w:rsidRPr="00D85136" w:rsidRDefault="00F56C5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873</w:t>
            </w:r>
          </w:p>
        </w:tc>
        <w:tc>
          <w:tcPr>
            <w:tcW w:w="2254" w:type="dxa"/>
          </w:tcPr>
          <w:p w14:paraId="45915D13" w14:textId="77777777" w:rsidR="00F56C55" w:rsidRPr="00D85136" w:rsidRDefault="00F56C5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52</w:t>
            </w:r>
          </w:p>
        </w:tc>
        <w:tc>
          <w:tcPr>
            <w:tcW w:w="2254" w:type="dxa"/>
          </w:tcPr>
          <w:p w14:paraId="74AC8B66" w14:textId="77777777" w:rsidR="00F56C55" w:rsidRPr="00D85136" w:rsidRDefault="00F56C55" w:rsidP="00254C8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eastAsiaTheme="majorEastAsia"/>
              </w:rPr>
            </w:pPr>
            <w:r w:rsidRPr="00D85136">
              <w:rPr>
                <w:rStyle w:val="eop"/>
                <w:rFonts w:eastAsiaTheme="majorEastAsia"/>
              </w:rPr>
              <w:t>16.79</w:t>
            </w:r>
          </w:p>
        </w:tc>
      </w:tr>
    </w:tbl>
    <w:p w14:paraId="7522708F" w14:textId="77777777" w:rsidR="00F56C55" w:rsidRPr="00D85136" w:rsidRDefault="00F56C55" w:rsidP="00F56C55">
      <w:pPr>
        <w:pStyle w:val="paragraph"/>
        <w:spacing w:before="0" w:beforeAutospacing="0" w:after="0" w:afterAutospacing="0"/>
        <w:textAlignment w:val="baseline"/>
        <w:rPr>
          <w:rStyle w:val="eop"/>
          <w:rFonts w:eastAsiaTheme="majorEastAsia"/>
          <w:i/>
          <w:iCs/>
        </w:rPr>
      </w:pPr>
    </w:p>
    <w:p w14:paraId="454504D3" w14:textId="77777777" w:rsidR="00F56C55" w:rsidRPr="00D85136" w:rsidRDefault="00F56C55" w:rsidP="00F56C55">
      <w:pPr>
        <w:pStyle w:val="paragraph"/>
        <w:spacing w:before="0" w:beforeAutospacing="0" w:after="0" w:afterAutospacing="0"/>
        <w:textAlignment w:val="baseline"/>
        <w:rPr>
          <w:rStyle w:val="eop"/>
          <w:rFonts w:eastAsiaTheme="majorEastAsia"/>
        </w:rPr>
      </w:pPr>
      <w:r w:rsidRPr="00D85136">
        <w:rPr>
          <w:rStyle w:val="eop"/>
          <w:rFonts w:eastAsiaTheme="majorEastAsia"/>
        </w:rPr>
        <w:t>In the POT approach, we find a difference in the ranking of clusters. The West cluster leads exceedances for the 5-year return levels, while the South cluster this time experiences the lowest exceedances. At a 2-year return, the North cluster has the most exceedances and the East experiences the least. A notable feature of the exceedance results using a POT approach is that there are much less exceedances of both the 5 and 2-year levels.</w:t>
      </w:r>
    </w:p>
    <w:p w14:paraId="0A98ED24" w14:textId="77777777" w:rsidR="00C96CC9" w:rsidRPr="00D85136" w:rsidRDefault="00C96CC9" w:rsidP="00F56C55">
      <w:pPr>
        <w:pStyle w:val="paragraph"/>
        <w:spacing w:before="0" w:beforeAutospacing="0" w:after="0" w:afterAutospacing="0"/>
        <w:textAlignment w:val="baseline"/>
        <w:rPr>
          <w:rStyle w:val="eop"/>
          <w:rFonts w:eastAsiaTheme="majorEastAsia"/>
        </w:rPr>
      </w:pPr>
    </w:p>
    <w:p w14:paraId="2AD75733" w14:textId="57976C0F" w:rsidR="00C96CC9" w:rsidRPr="00D85136" w:rsidRDefault="00C96CC9" w:rsidP="00F56C55">
      <w:pPr>
        <w:pStyle w:val="paragraph"/>
        <w:spacing w:before="0" w:beforeAutospacing="0" w:after="0" w:afterAutospacing="0"/>
        <w:textAlignment w:val="baseline"/>
        <w:rPr>
          <w:rStyle w:val="eop"/>
          <w:rFonts w:eastAsiaTheme="majorEastAsia"/>
        </w:rPr>
      </w:pPr>
      <w:r w:rsidRPr="00D85136">
        <w:rPr>
          <w:rStyle w:val="eop"/>
          <w:rFonts w:eastAsiaTheme="majorEastAsia"/>
        </w:rPr>
        <w:t>Finally</w:t>
      </w:r>
      <w:r w:rsidR="006F103C" w:rsidRPr="00D85136">
        <w:rPr>
          <w:rStyle w:val="eop"/>
          <w:rFonts w:eastAsiaTheme="majorEastAsia"/>
        </w:rPr>
        <w:t>, it is important to understand how the return levels differ between the Block Maxima and POT approaches.</w:t>
      </w:r>
      <w:r w:rsidR="00E15830" w:rsidRPr="00D85136">
        <w:rPr>
          <w:rStyle w:val="eop"/>
          <w:rFonts w:eastAsiaTheme="majorEastAsia"/>
        </w:rPr>
        <w:t xml:space="preserve"> We can map these differences for visual purposes.</w:t>
      </w:r>
    </w:p>
    <w:p w14:paraId="203277DB" w14:textId="77777777" w:rsidR="00077773" w:rsidRPr="00D85136" w:rsidRDefault="00077773" w:rsidP="00F56C55">
      <w:pPr>
        <w:pStyle w:val="paragraph"/>
        <w:spacing w:before="0" w:beforeAutospacing="0" w:after="0" w:afterAutospacing="0"/>
        <w:textAlignment w:val="baseline"/>
        <w:rPr>
          <w:rStyle w:val="eop"/>
          <w:rFonts w:eastAsiaTheme="majorEastAsia"/>
        </w:rPr>
      </w:pPr>
    </w:p>
    <w:p w14:paraId="02BBEE76" w14:textId="77777777" w:rsidR="00077773" w:rsidRPr="00D85136" w:rsidRDefault="00077773" w:rsidP="00077773">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p>
    <w:p w14:paraId="7EB7DC16" w14:textId="7F83092D" w:rsidR="00077773" w:rsidRPr="00D85136" w:rsidRDefault="00E1197A" w:rsidP="00077773">
      <w:pPr>
        <w:spacing w:before="100" w:beforeAutospacing="1" w:after="100" w:afterAutospacing="1" w:line="240" w:lineRule="auto"/>
        <w:jc w:val="center"/>
        <w:rPr>
          <w:rFonts w:ascii="Times New Roman" w:eastAsia="Times New Roman" w:hAnsi="Times New Roman" w:cs="Times New Roman"/>
          <w:kern w:val="0"/>
          <w:sz w:val="24"/>
          <w:szCs w:val="24"/>
          <w:lang w:val="en-GB" w:eastAsia="en-GB"/>
          <w14:ligatures w14:val="none"/>
        </w:rPr>
      </w:pPr>
      <w:r w:rsidRPr="00D85136">
        <w:rPr>
          <w:rFonts w:ascii="Times New Roman" w:hAnsi="Times New Roman" w:cs="Times New Roman"/>
          <w:noProof/>
        </w:rPr>
        <w:lastRenderedPageBreak/>
        <w:drawing>
          <wp:inline distT="0" distB="0" distL="0" distR="0" wp14:anchorId="610403B3" wp14:editId="26522E86">
            <wp:extent cx="3647552" cy="4796496"/>
            <wp:effectExtent l="0" t="0" r="0" b="4445"/>
            <wp:docPr id="106066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63823" name=""/>
                    <pic:cNvPicPr/>
                  </pic:nvPicPr>
                  <pic:blipFill>
                    <a:blip r:embed="rId40"/>
                    <a:stretch>
                      <a:fillRect/>
                    </a:stretch>
                  </pic:blipFill>
                  <pic:spPr>
                    <a:xfrm>
                      <a:off x="0" y="0"/>
                      <a:ext cx="3666477" cy="4821383"/>
                    </a:xfrm>
                    <a:prstGeom prst="rect">
                      <a:avLst/>
                    </a:prstGeom>
                  </pic:spPr>
                </pic:pic>
              </a:graphicData>
            </a:graphic>
          </wp:inline>
        </w:drawing>
      </w:r>
    </w:p>
    <w:p w14:paraId="6E83332D" w14:textId="686F72F8" w:rsidR="00077773" w:rsidRPr="00D85136" w:rsidRDefault="00077773" w:rsidP="00077773">
      <w:pPr>
        <w:spacing w:before="100" w:beforeAutospacing="1" w:after="100" w:afterAutospacing="1" w:line="240" w:lineRule="auto"/>
        <w:jc w:val="center"/>
        <w:rPr>
          <w:rFonts w:ascii="Times New Roman" w:eastAsia="Times New Roman" w:hAnsi="Times New Roman" w:cs="Times New Roman"/>
          <w:i/>
          <w:iCs/>
          <w:kern w:val="0"/>
          <w:sz w:val="24"/>
          <w:szCs w:val="24"/>
          <w:lang w:val="en-GB" w:eastAsia="en-GB"/>
          <w14:ligatures w14:val="none"/>
        </w:rPr>
      </w:pPr>
      <w:r w:rsidRPr="00D85136">
        <w:rPr>
          <w:rFonts w:ascii="Times New Roman" w:eastAsia="Times New Roman" w:hAnsi="Times New Roman" w:cs="Times New Roman"/>
          <w:i/>
          <w:iCs/>
          <w:kern w:val="0"/>
          <w:sz w:val="24"/>
          <w:szCs w:val="24"/>
          <w:lang w:val="en-GB" w:eastAsia="en-GB"/>
          <w14:ligatures w14:val="none"/>
        </w:rPr>
        <w:t xml:space="preserve">Figure </w:t>
      </w:r>
      <w:r w:rsidR="00E15830" w:rsidRPr="00D85136">
        <w:rPr>
          <w:rFonts w:ascii="Times New Roman" w:eastAsia="Times New Roman" w:hAnsi="Times New Roman" w:cs="Times New Roman"/>
          <w:i/>
          <w:iCs/>
          <w:kern w:val="0"/>
          <w:sz w:val="24"/>
          <w:szCs w:val="24"/>
          <w:lang w:val="en-GB" w:eastAsia="en-GB"/>
          <w14:ligatures w14:val="none"/>
        </w:rPr>
        <w:t>2</w:t>
      </w:r>
      <w:r w:rsidR="00E1197A" w:rsidRPr="00D85136">
        <w:rPr>
          <w:rFonts w:ascii="Times New Roman" w:eastAsia="Times New Roman" w:hAnsi="Times New Roman" w:cs="Times New Roman"/>
          <w:i/>
          <w:iCs/>
          <w:kern w:val="0"/>
          <w:sz w:val="24"/>
          <w:szCs w:val="24"/>
          <w:lang w:val="en-GB" w:eastAsia="en-GB"/>
          <w14:ligatures w14:val="none"/>
        </w:rPr>
        <w:t>0</w:t>
      </w:r>
      <w:r w:rsidRPr="00D85136">
        <w:rPr>
          <w:rFonts w:ascii="Times New Roman" w:eastAsia="Times New Roman" w:hAnsi="Times New Roman" w:cs="Times New Roman"/>
          <w:i/>
          <w:iCs/>
          <w:kern w:val="0"/>
          <w:sz w:val="24"/>
          <w:szCs w:val="24"/>
          <w:lang w:val="en-GB" w:eastAsia="en-GB"/>
          <w14:ligatures w14:val="none"/>
        </w:rPr>
        <w:t>: Map showing which locations yield higher 5-year return levels for the POT method vs the BM method.</w:t>
      </w:r>
    </w:p>
    <w:p w14:paraId="0F45C5A4" w14:textId="3F35C773" w:rsidR="00077773" w:rsidRPr="00D85136" w:rsidRDefault="00E15830" w:rsidP="00F56C55">
      <w:pPr>
        <w:pStyle w:val="paragraph"/>
        <w:spacing w:before="0" w:beforeAutospacing="0" w:after="0" w:afterAutospacing="0"/>
        <w:textAlignment w:val="baseline"/>
        <w:rPr>
          <w:rStyle w:val="eop"/>
          <w:rFonts w:eastAsiaTheme="majorEastAsia"/>
        </w:rPr>
      </w:pPr>
      <w:r w:rsidRPr="00D85136">
        <w:rPr>
          <w:rStyle w:val="eop"/>
          <w:rFonts w:eastAsiaTheme="majorEastAsia"/>
          <w:i/>
          <w:iCs/>
        </w:rPr>
        <w:t>Figure 2</w:t>
      </w:r>
      <w:r w:rsidR="00E1197A" w:rsidRPr="00D85136">
        <w:rPr>
          <w:rStyle w:val="eop"/>
          <w:rFonts w:eastAsiaTheme="majorEastAsia"/>
          <w:i/>
          <w:iCs/>
        </w:rPr>
        <w:t>0</w:t>
      </w:r>
      <w:r w:rsidR="00D77872" w:rsidRPr="00D85136">
        <w:rPr>
          <w:rStyle w:val="eop"/>
          <w:rFonts w:eastAsiaTheme="majorEastAsia"/>
        </w:rPr>
        <w:t xml:space="preserve"> shows the actual differences in the calculated 5-year return levels</w:t>
      </w:r>
      <w:r w:rsidR="009F008A" w:rsidRPr="00D85136">
        <w:rPr>
          <w:rStyle w:val="eop"/>
          <w:rFonts w:eastAsiaTheme="majorEastAsia"/>
        </w:rPr>
        <w:t xml:space="preserve"> for the Block Maxima method versus the POT method. </w:t>
      </w:r>
      <w:r w:rsidR="00A86492" w:rsidRPr="00D85136">
        <w:rPr>
          <w:rStyle w:val="eop"/>
          <w:rFonts w:eastAsiaTheme="majorEastAsia"/>
        </w:rPr>
        <w:t>The differences are shown on</w:t>
      </w:r>
      <w:r w:rsidR="00D77872" w:rsidRPr="00D85136">
        <w:rPr>
          <w:rStyle w:val="eop"/>
          <w:rFonts w:eastAsiaTheme="majorEastAsia"/>
        </w:rPr>
        <w:t xml:space="preserve"> a blue/yellow/red continuous colour scale</w:t>
      </w:r>
      <w:r w:rsidR="00A86492" w:rsidRPr="00D85136">
        <w:rPr>
          <w:rStyle w:val="eop"/>
          <w:rFonts w:eastAsiaTheme="majorEastAsia"/>
        </w:rPr>
        <w:t xml:space="preserve">, with </w:t>
      </w:r>
      <w:r w:rsidR="002359FD" w:rsidRPr="00D85136">
        <w:rPr>
          <w:rStyle w:val="eop"/>
          <w:rFonts w:eastAsiaTheme="majorEastAsia"/>
        </w:rPr>
        <w:t xml:space="preserve">negative differences (blue) showing </w:t>
      </w:r>
      <w:r w:rsidR="001A664F" w:rsidRPr="00D85136">
        <w:rPr>
          <w:rStyle w:val="eop"/>
          <w:rFonts w:eastAsiaTheme="majorEastAsia"/>
        </w:rPr>
        <w:t xml:space="preserve">areas with </w:t>
      </w:r>
      <w:r w:rsidR="002359FD" w:rsidRPr="00D85136">
        <w:rPr>
          <w:rStyle w:val="eop"/>
          <w:rFonts w:eastAsiaTheme="majorEastAsia"/>
        </w:rPr>
        <w:t xml:space="preserve">higher estimations in the POT analysis and </w:t>
      </w:r>
      <w:r w:rsidR="00B075CF" w:rsidRPr="00D85136">
        <w:rPr>
          <w:rStyle w:val="eop"/>
          <w:rFonts w:eastAsiaTheme="majorEastAsia"/>
        </w:rPr>
        <w:t>positive differences (</w:t>
      </w:r>
      <w:r w:rsidR="001A664F" w:rsidRPr="00D85136">
        <w:rPr>
          <w:rStyle w:val="eop"/>
          <w:rFonts w:eastAsiaTheme="majorEastAsia"/>
        </w:rPr>
        <w:t>r</w:t>
      </w:r>
      <w:r w:rsidR="00B075CF" w:rsidRPr="00D85136">
        <w:rPr>
          <w:rStyle w:val="eop"/>
          <w:rFonts w:eastAsiaTheme="majorEastAsia"/>
        </w:rPr>
        <w:t>ed)</w:t>
      </w:r>
      <w:r w:rsidR="003D31E9" w:rsidRPr="00D85136">
        <w:rPr>
          <w:rStyle w:val="eop"/>
          <w:rFonts w:eastAsiaTheme="majorEastAsia"/>
        </w:rPr>
        <w:t xml:space="preserve"> showing areas </w:t>
      </w:r>
      <w:r w:rsidR="001A664F" w:rsidRPr="00D85136">
        <w:rPr>
          <w:rStyle w:val="eop"/>
          <w:rFonts w:eastAsiaTheme="majorEastAsia"/>
        </w:rPr>
        <w:t>with higher estimations on the Block Maxima</w:t>
      </w:r>
      <w:r w:rsidR="003168FA" w:rsidRPr="00D85136">
        <w:rPr>
          <w:rStyle w:val="eop"/>
          <w:rFonts w:eastAsiaTheme="majorEastAsia"/>
        </w:rPr>
        <w:t>.</w:t>
      </w:r>
    </w:p>
    <w:p w14:paraId="2644A3E1" w14:textId="77777777" w:rsidR="000A2014" w:rsidRPr="00D85136" w:rsidRDefault="000A2014" w:rsidP="00CB64D2">
      <w:pPr>
        <w:pStyle w:val="paragraph"/>
        <w:spacing w:before="0" w:beforeAutospacing="0" w:after="0" w:afterAutospacing="0"/>
        <w:textAlignment w:val="baseline"/>
        <w:rPr>
          <w:sz w:val="18"/>
          <w:szCs w:val="18"/>
        </w:rPr>
      </w:pPr>
    </w:p>
    <w:p w14:paraId="33B3CB8B" w14:textId="77777777" w:rsidR="001D13F6" w:rsidRPr="00D85136" w:rsidRDefault="001D13F6" w:rsidP="00CB64D2">
      <w:pPr>
        <w:pStyle w:val="paragraph"/>
        <w:spacing w:before="0" w:beforeAutospacing="0" w:after="0" w:afterAutospacing="0"/>
        <w:textAlignment w:val="baseline"/>
        <w:rPr>
          <w:sz w:val="18"/>
          <w:szCs w:val="18"/>
        </w:rPr>
      </w:pPr>
    </w:p>
    <w:p w14:paraId="1E10CC87" w14:textId="77777777" w:rsidR="00CB64D2" w:rsidRPr="00D85136" w:rsidRDefault="00CB64D2" w:rsidP="00D85136">
      <w:pPr>
        <w:pStyle w:val="Heading1"/>
        <w:rPr>
          <w:rFonts w:ascii="Times New Roman" w:hAnsi="Times New Roman" w:cs="Times New Roman"/>
          <w:color w:val="auto"/>
          <w:sz w:val="18"/>
          <w:szCs w:val="18"/>
        </w:rPr>
      </w:pPr>
      <w:bookmarkStart w:id="17" w:name="_Toc173901472"/>
      <w:r w:rsidRPr="00D85136">
        <w:rPr>
          <w:rStyle w:val="normaltextrun"/>
          <w:rFonts w:ascii="Times New Roman" w:hAnsi="Times New Roman" w:cs="Times New Roman"/>
          <w:b/>
          <w:bCs/>
          <w:color w:val="auto"/>
          <w:sz w:val="28"/>
          <w:szCs w:val="28"/>
        </w:rPr>
        <w:t>5. Discussion</w:t>
      </w:r>
      <w:bookmarkEnd w:id="17"/>
      <w:r w:rsidRPr="00D85136">
        <w:rPr>
          <w:rStyle w:val="eop"/>
          <w:rFonts w:ascii="Times New Roman" w:hAnsi="Times New Roman" w:cs="Times New Roman"/>
          <w:b/>
          <w:bCs/>
          <w:color w:val="auto"/>
        </w:rPr>
        <w:t> </w:t>
      </w:r>
    </w:p>
    <w:p w14:paraId="0613C0E1" w14:textId="64BE28C3" w:rsidR="00A13CDC" w:rsidRPr="00D85136" w:rsidRDefault="00CB64D2" w:rsidP="00CB64D2">
      <w:pPr>
        <w:pStyle w:val="paragraph"/>
        <w:spacing w:before="0" w:beforeAutospacing="0" w:after="0" w:afterAutospacing="0"/>
        <w:textAlignment w:val="baseline"/>
        <w:rPr>
          <w:rStyle w:val="eop"/>
          <w:b/>
          <w:bCs/>
          <w:sz w:val="18"/>
          <w:szCs w:val="18"/>
        </w:rPr>
      </w:pPr>
      <w:r w:rsidRPr="00D85136">
        <w:rPr>
          <w:rStyle w:val="eop"/>
          <w:rFonts w:eastAsiaTheme="majorEastAsia"/>
          <w:b/>
          <w:bCs/>
        </w:rPr>
        <w:t> </w:t>
      </w:r>
    </w:p>
    <w:p w14:paraId="2ADF26A1" w14:textId="77777777" w:rsidR="00E42E96" w:rsidRPr="00D85136" w:rsidRDefault="004357AB"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 xml:space="preserve">The block maxima extreme analysis </w:t>
      </w:r>
      <w:r w:rsidR="00466D07" w:rsidRPr="00D85136">
        <w:rPr>
          <w:rStyle w:val="eop"/>
          <w:rFonts w:eastAsiaTheme="majorEastAsia"/>
        </w:rPr>
        <w:t xml:space="preserve">produced a valuable temporal clustering heatmap which shows </w:t>
      </w:r>
      <w:r w:rsidR="00BF6F3C" w:rsidRPr="00D85136">
        <w:rPr>
          <w:rStyle w:val="eop"/>
          <w:rFonts w:eastAsiaTheme="majorEastAsia"/>
        </w:rPr>
        <w:t>a time and location for specific clustering events of sea surge exce</w:t>
      </w:r>
      <w:r w:rsidR="00734CC6" w:rsidRPr="00D85136">
        <w:rPr>
          <w:rStyle w:val="eop"/>
          <w:rFonts w:eastAsiaTheme="majorEastAsia"/>
        </w:rPr>
        <w:t>edances above a 5-year return level. In theory, given the close relationship between sea surge and storm</w:t>
      </w:r>
      <w:r w:rsidR="00722C44" w:rsidRPr="00D85136">
        <w:rPr>
          <w:rStyle w:val="eop"/>
          <w:rFonts w:eastAsiaTheme="majorEastAsia"/>
        </w:rPr>
        <w:t xml:space="preserve"> surge, this heatmap should reasonably coincide with actual storm events</w:t>
      </w:r>
      <w:r w:rsidR="00D9476F" w:rsidRPr="00D85136">
        <w:rPr>
          <w:rStyle w:val="eop"/>
          <w:rFonts w:eastAsiaTheme="majorEastAsia"/>
        </w:rPr>
        <w:t xml:space="preserve">, and show the areas which are vulnerable during those events. </w:t>
      </w:r>
    </w:p>
    <w:p w14:paraId="335AB90E" w14:textId="77777777" w:rsidR="00E42E96" w:rsidRPr="00D85136" w:rsidRDefault="00E42E96" w:rsidP="00CB64D2">
      <w:pPr>
        <w:pStyle w:val="paragraph"/>
        <w:spacing w:before="0" w:beforeAutospacing="0" w:after="0" w:afterAutospacing="0"/>
        <w:textAlignment w:val="baseline"/>
        <w:rPr>
          <w:rStyle w:val="eop"/>
          <w:rFonts w:eastAsiaTheme="majorEastAsia"/>
        </w:rPr>
      </w:pPr>
    </w:p>
    <w:p w14:paraId="5B035A3C" w14:textId="569EB342" w:rsidR="00225A2A" w:rsidRPr="00D85136" w:rsidRDefault="00D9476F" w:rsidP="001F246D">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As a validation</w:t>
      </w:r>
      <w:r w:rsidR="00285BE5" w:rsidRPr="00D85136">
        <w:rPr>
          <w:rStyle w:val="eop"/>
          <w:rFonts w:eastAsiaTheme="majorEastAsia"/>
        </w:rPr>
        <w:t xml:space="preserve"> measure</w:t>
      </w:r>
      <w:r w:rsidRPr="00D85136">
        <w:rPr>
          <w:rStyle w:val="eop"/>
          <w:rFonts w:eastAsiaTheme="majorEastAsia"/>
        </w:rPr>
        <w:t xml:space="preserve">, </w:t>
      </w:r>
      <w:r w:rsidR="005934E6" w:rsidRPr="00D85136">
        <w:rPr>
          <w:rStyle w:val="eop"/>
          <w:rFonts w:eastAsiaTheme="majorEastAsia"/>
        </w:rPr>
        <w:t>Ireland’s national meteor</w:t>
      </w:r>
      <w:r w:rsidR="00F954E8" w:rsidRPr="00D85136">
        <w:rPr>
          <w:rStyle w:val="eop"/>
          <w:rFonts w:eastAsiaTheme="majorEastAsia"/>
        </w:rPr>
        <w:t xml:space="preserve">ological service, </w:t>
      </w:r>
      <w:r w:rsidRPr="00D85136">
        <w:rPr>
          <w:rStyle w:val="eop"/>
          <w:rFonts w:eastAsiaTheme="majorEastAsia"/>
        </w:rPr>
        <w:t>Met Eireann</w:t>
      </w:r>
      <w:r w:rsidR="00364EC6" w:rsidRPr="00D85136">
        <w:rPr>
          <w:rStyle w:val="eop"/>
          <w:rFonts w:eastAsiaTheme="majorEastAsia"/>
        </w:rPr>
        <w:t>’s reporting of major weather events</w:t>
      </w:r>
      <w:r w:rsidR="0077197E" w:rsidRPr="00D85136">
        <w:rPr>
          <w:rStyle w:val="eop"/>
          <w:rFonts w:eastAsiaTheme="majorEastAsia"/>
        </w:rPr>
        <w:t xml:space="preserve"> should correlate tightly with </w:t>
      </w:r>
      <w:r w:rsidR="00285BE5" w:rsidRPr="00D85136">
        <w:rPr>
          <w:rStyle w:val="eop"/>
          <w:rFonts w:eastAsiaTheme="majorEastAsia"/>
        </w:rPr>
        <w:t xml:space="preserve">the temporal clustering </w:t>
      </w:r>
      <w:r w:rsidR="00285BE5" w:rsidRPr="00D85136">
        <w:rPr>
          <w:rStyle w:val="eop"/>
          <w:rFonts w:eastAsiaTheme="majorEastAsia"/>
        </w:rPr>
        <w:lastRenderedPageBreak/>
        <w:t xml:space="preserve">heatmap. </w:t>
      </w:r>
      <w:r w:rsidR="007A77C6" w:rsidRPr="00D85136">
        <w:rPr>
          <w:rStyle w:val="eop"/>
          <w:rFonts w:eastAsiaTheme="majorEastAsia"/>
        </w:rPr>
        <w:t>Large clustering exceedances appear in 2007 (North</w:t>
      </w:r>
      <w:r w:rsidR="00E5096D" w:rsidRPr="00D85136">
        <w:rPr>
          <w:rStyle w:val="eop"/>
          <w:rFonts w:eastAsiaTheme="majorEastAsia"/>
        </w:rPr>
        <w:t xml:space="preserve">), 2002 (East/South), 1997 (East/South), and 1984 (West/North). </w:t>
      </w:r>
      <w:r w:rsidR="00254CB0" w:rsidRPr="00D85136">
        <w:rPr>
          <w:rStyle w:val="eop"/>
          <w:rFonts w:eastAsiaTheme="majorEastAsia"/>
        </w:rPr>
        <w:t xml:space="preserve">Met Eireann reports </w:t>
      </w:r>
      <w:r w:rsidR="00471853" w:rsidRPr="00D85136">
        <w:rPr>
          <w:rStyle w:val="eop"/>
          <w:rFonts w:eastAsiaTheme="majorEastAsia"/>
        </w:rPr>
        <w:t xml:space="preserve">2 flooding events on the </w:t>
      </w:r>
      <w:r w:rsidR="00686C89" w:rsidRPr="00D85136">
        <w:rPr>
          <w:rStyle w:val="eop"/>
          <w:rFonts w:eastAsiaTheme="majorEastAsia"/>
        </w:rPr>
        <w:t>east and south coasts in 2002, as well as extensive flooding</w:t>
      </w:r>
      <w:r w:rsidR="002163AC" w:rsidRPr="00D85136">
        <w:rPr>
          <w:rStyle w:val="eop"/>
          <w:rFonts w:eastAsiaTheme="majorEastAsia"/>
        </w:rPr>
        <w:t xml:space="preserve"> in the south and east</w:t>
      </w:r>
      <w:r w:rsidR="00686C89" w:rsidRPr="00D85136">
        <w:rPr>
          <w:rStyle w:val="eop"/>
          <w:rFonts w:eastAsiaTheme="majorEastAsia"/>
        </w:rPr>
        <w:t xml:space="preserve"> and </w:t>
      </w:r>
      <w:r w:rsidR="002163AC" w:rsidRPr="00D85136">
        <w:rPr>
          <w:rStyle w:val="eop"/>
          <w:rFonts w:eastAsiaTheme="majorEastAsia"/>
        </w:rPr>
        <w:t xml:space="preserve">a </w:t>
      </w:r>
      <w:r w:rsidR="00686C89" w:rsidRPr="00D85136">
        <w:rPr>
          <w:rStyle w:val="eop"/>
          <w:rFonts w:eastAsiaTheme="majorEastAsia"/>
        </w:rPr>
        <w:t>windstorm event in 1997</w:t>
      </w:r>
      <w:r w:rsidR="002163AC" w:rsidRPr="00D85136">
        <w:rPr>
          <w:rStyle w:val="eop"/>
          <w:rFonts w:eastAsiaTheme="majorEastAsia"/>
        </w:rPr>
        <w:t xml:space="preserve">. These two </w:t>
      </w:r>
      <w:r w:rsidR="00C14B91" w:rsidRPr="00D85136">
        <w:rPr>
          <w:rStyle w:val="eop"/>
          <w:rFonts w:eastAsiaTheme="majorEastAsia"/>
        </w:rPr>
        <w:t xml:space="preserve">years </w:t>
      </w:r>
      <w:r w:rsidR="002163AC" w:rsidRPr="00D85136">
        <w:rPr>
          <w:rStyle w:val="eop"/>
          <w:rFonts w:eastAsiaTheme="majorEastAsia"/>
        </w:rPr>
        <w:t>match our analysis perfectly.</w:t>
      </w:r>
      <w:r w:rsidR="00C14B91" w:rsidRPr="00D85136">
        <w:rPr>
          <w:rStyle w:val="eop"/>
          <w:rFonts w:eastAsiaTheme="majorEastAsia"/>
        </w:rPr>
        <w:t xml:space="preserve"> However, the large clusters in 2007 and 1984 do not seem to have correlating major event reports by Met Eireann</w:t>
      </w:r>
      <w:r w:rsidR="00EE4382" w:rsidRPr="00D85136">
        <w:rPr>
          <w:rStyle w:val="eop"/>
          <w:rFonts w:eastAsiaTheme="majorEastAsia"/>
        </w:rPr>
        <w:t>, suggesting a missing link in our analysis.</w:t>
      </w:r>
    </w:p>
    <w:p w14:paraId="6F2E2030" w14:textId="77777777" w:rsidR="00FD4C2D" w:rsidRPr="00D85136" w:rsidRDefault="00FD4C2D" w:rsidP="00FD4C2D">
      <w:pPr>
        <w:pStyle w:val="paragraph"/>
        <w:spacing w:before="0" w:beforeAutospacing="0" w:after="0" w:afterAutospacing="0"/>
        <w:textAlignment w:val="baseline"/>
        <w:rPr>
          <w:rStyle w:val="eop"/>
          <w:rFonts w:eastAsiaTheme="majorEastAsia"/>
        </w:rPr>
      </w:pPr>
    </w:p>
    <w:p w14:paraId="6C278B08" w14:textId="31679E3C" w:rsidR="000A6B48" w:rsidRPr="00D85136" w:rsidRDefault="00225A2A" w:rsidP="001F246D">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 xml:space="preserve">There are some reasons which may help to explain this discrepancy between the data and the storm reports. </w:t>
      </w:r>
      <w:r w:rsidR="00445063" w:rsidRPr="00D85136">
        <w:rPr>
          <w:rStyle w:val="eop"/>
          <w:rFonts w:eastAsiaTheme="majorEastAsia"/>
        </w:rPr>
        <w:t xml:space="preserve">Firstly, perhaps sea surge data on its own is not </w:t>
      </w:r>
      <w:r w:rsidR="00FB4355" w:rsidRPr="00D85136">
        <w:rPr>
          <w:rStyle w:val="eop"/>
          <w:rFonts w:eastAsiaTheme="majorEastAsia"/>
        </w:rPr>
        <w:t>fully predictive of storm events</w:t>
      </w:r>
      <w:r w:rsidR="003412E4" w:rsidRPr="00D85136">
        <w:rPr>
          <w:rStyle w:val="eop"/>
          <w:rFonts w:eastAsiaTheme="majorEastAsia"/>
        </w:rPr>
        <w:t>.</w:t>
      </w:r>
      <w:r w:rsidR="00FA033F" w:rsidRPr="00D85136">
        <w:rPr>
          <w:rStyle w:val="eop"/>
          <w:rFonts w:eastAsiaTheme="majorEastAsia"/>
        </w:rPr>
        <w:t xml:space="preserve"> There may be other </w:t>
      </w:r>
      <w:r w:rsidR="008331F2" w:rsidRPr="00D85136">
        <w:rPr>
          <w:rStyle w:val="eop"/>
          <w:rFonts w:eastAsiaTheme="majorEastAsia"/>
        </w:rPr>
        <w:t>influences on sea surges which are not related to storm surges.</w:t>
      </w:r>
      <w:r w:rsidR="003412E4" w:rsidRPr="00D85136">
        <w:rPr>
          <w:rStyle w:val="eop"/>
          <w:rFonts w:eastAsiaTheme="majorEastAsia"/>
        </w:rPr>
        <w:t xml:space="preserve"> </w:t>
      </w:r>
      <w:r w:rsidR="00C0095A" w:rsidRPr="00D85136">
        <w:rPr>
          <w:rStyle w:val="eop"/>
          <w:rFonts w:eastAsiaTheme="majorEastAsia"/>
        </w:rPr>
        <w:t>Astronomical</w:t>
      </w:r>
      <w:r w:rsidR="00E37D78" w:rsidRPr="00D85136">
        <w:rPr>
          <w:rStyle w:val="eop"/>
          <w:rFonts w:eastAsiaTheme="majorEastAsia"/>
        </w:rPr>
        <w:t xml:space="preserve"> tides can cause extreme sea surge</w:t>
      </w:r>
      <w:r w:rsidR="001114D2" w:rsidRPr="00D85136">
        <w:rPr>
          <w:rStyle w:val="eop"/>
          <w:rFonts w:eastAsiaTheme="majorEastAsia"/>
        </w:rPr>
        <w:t>s, better known as spring tides or king tides</w:t>
      </w:r>
      <w:r w:rsidR="00FC79AD" w:rsidRPr="00D85136">
        <w:rPr>
          <w:rStyle w:val="eop"/>
          <w:rFonts w:eastAsiaTheme="majorEastAsia"/>
        </w:rPr>
        <w:t>. These occur when the gravitational alignment of the moon, sun and Earth align</w:t>
      </w:r>
      <w:r w:rsidR="004035E6" w:rsidRPr="00D85136">
        <w:rPr>
          <w:rStyle w:val="eop"/>
          <w:rFonts w:eastAsiaTheme="majorEastAsia"/>
        </w:rPr>
        <w:t xml:space="preserve">, causing higher than normal tides </w:t>
      </w:r>
      <w:r w:rsidR="00E37D78" w:rsidRPr="00D85136">
        <w:rPr>
          <w:rStyle w:val="eop"/>
          <w:rFonts w:eastAsiaTheme="majorEastAsia"/>
        </w:rPr>
        <w:t>(</w:t>
      </w:r>
      <w:r w:rsidR="00CA064D" w:rsidRPr="00D85136">
        <w:rPr>
          <w:rStyle w:val="eop"/>
          <w:rFonts w:eastAsiaTheme="majorEastAsia"/>
        </w:rPr>
        <w:t>Woo, 2014).</w:t>
      </w:r>
      <w:r w:rsidR="004035E6" w:rsidRPr="00D85136">
        <w:rPr>
          <w:rStyle w:val="eop"/>
          <w:rFonts w:eastAsiaTheme="majorEastAsia"/>
        </w:rPr>
        <w:t xml:space="preserve"> </w:t>
      </w:r>
    </w:p>
    <w:p w14:paraId="5E56F1C7" w14:textId="77777777" w:rsidR="00947563" w:rsidRPr="00D85136" w:rsidRDefault="00947563" w:rsidP="00FD4C2D">
      <w:pPr>
        <w:pStyle w:val="paragraph"/>
        <w:spacing w:before="0" w:beforeAutospacing="0" w:after="0" w:afterAutospacing="0"/>
        <w:textAlignment w:val="baseline"/>
        <w:rPr>
          <w:rStyle w:val="eop"/>
          <w:rFonts w:eastAsiaTheme="majorEastAsia"/>
        </w:rPr>
      </w:pPr>
    </w:p>
    <w:p w14:paraId="102E9EDE" w14:textId="6254EC51" w:rsidR="00E42E96" w:rsidRPr="00D85136" w:rsidRDefault="00F83F62" w:rsidP="000C0DCF">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 xml:space="preserve">Seiches are standing waves which oscillate in enclosed or partially enclosed bodies of water, such as bays </w:t>
      </w:r>
      <w:r w:rsidR="004A1D7A" w:rsidRPr="00D85136">
        <w:rPr>
          <w:rStyle w:val="eop"/>
          <w:rFonts w:eastAsiaTheme="majorEastAsia"/>
        </w:rPr>
        <w:t>or lakes. Seiches are caused by sudden changes in atmospheric pressure, strong winds or seismic activity</w:t>
      </w:r>
      <w:r w:rsidR="00766D22" w:rsidRPr="00D85136">
        <w:rPr>
          <w:rStyle w:val="eop"/>
          <w:rFonts w:eastAsiaTheme="majorEastAsia"/>
        </w:rPr>
        <w:t xml:space="preserve"> (</w:t>
      </w:r>
      <w:r w:rsidR="000A6B48" w:rsidRPr="00D85136">
        <w:rPr>
          <w:rStyle w:val="eop"/>
          <w:rFonts w:eastAsiaTheme="majorEastAsia"/>
        </w:rPr>
        <w:t>Encyclopedia</w:t>
      </w:r>
      <w:r w:rsidR="00766D22" w:rsidRPr="00D85136">
        <w:rPr>
          <w:rStyle w:val="eop"/>
          <w:rFonts w:eastAsiaTheme="majorEastAsia"/>
        </w:rPr>
        <w:t xml:space="preserve"> Britannica).</w:t>
      </w:r>
      <w:r w:rsidR="005F2534" w:rsidRPr="00D85136">
        <w:rPr>
          <w:rStyle w:val="eop"/>
          <w:rFonts w:eastAsiaTheme="majorEastAsia"/>
        </w:rPr>
        <w:t xml:space="preserve"> Seiches may affect </w:t>
      </w:r>
      <w:r w:rsidR="000B5721" w:rsidRPr="00D85136">
        <w:rPr>
          <w:rStyle w:val="eop"/>
          <w:rFonts w:eastAsiaTheme="majorEastAsia"/>
        </w:rPr>
        <w:t xml:space="preserve">areas such as Galway Bay or </w:t>
      </w:r>
      <w:r w:rsidR="00350D37" w:rsidRPr="00D85136">
        <w:rPr>
          <w:rStyle w:val="eop"/>
          <w:rFonts w:eastAsiaTheme="majorEastAsia"/>
        </w:rPr>
        <w:t>Dublin Bay and</w:t>
      </w:r>
      <w:r w:rsidR="000B5721" w:rsidRPr="00D85136">
        <w:rPr>
          <w:rStyle w:val="eop"/>
          <w:rFonts w:eastAsiaTheme="majorEastAsia"/>
        </w:rPr>
        <w:t xml:space="preserve"> may explain why return levels are calculated much higher in Galway </w:t>
      </w:r>
      <w:r w:rsidR="00350D37" w:rsidRPr="00D85136">
        <w:rPr>
          <w:rStyle w:val="eop"/>
          <w:rFonts w:eastAsiaTheme="majorEastAsia"/>
        </w:rPr>
        <w:t>B</w:t>
      </w:r>
      <w:r w:rsidR="000B5721" w:rsidRPr="00D85136">
        <w:rPr>
          <w:rStyle w:val="eop"/>
          <w:rFonts w:eastAsiaTheme="majorEastAsia"/>
        </w:rPr>
        <w:t>ay, leading it to be group</w:t>
      </w:r>
      <w:r w:rsidR="000A6B48" w:rsidRPr="00D85136">
        <w:rPr>
          <w:rStyle w:val="eop"/>
          <w:rFonts w:eastAsiaTheme="majorEastAsia"/>
        </w:rPr>
        <w:t>ing outlier in the k-means clustering analysis.</w:t>
      </w:r>
      <w:r w:rsidR="00766D22" w:rsidRPr="00D85136">
        <w:rPr>
          <w:rStyle w:val="eop"/>
          <w:rFonts w:eastAsiaTheme="majorEastAsia"/>
        </w:rPr>
        <w:t xml:space="preserve"> </w:t>
      </w:r>
    </w:p>
    <w:p w14:paraId="6D73D7E5" w14:textId="78823500" w:rsidR="005B114B" w:rsidRPr="00D85136" w:rsidRDefault="005B114B" w:rsidP="00275618">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Oceanic and atmospheric patterns</w:t>
      </w:r>
      <w:r w:rsidR="00632642" w:rsidRPr="00D85136">
        <w:rPr>
          <w:rStyle w:val="eop"/>
          <w:rFonts w:eastAsiaTheme="majorEastAsia"/>
        </w:rPr>
        <w:t xml:space="preserve">, such as the North Atlantic Oscillation (NAO), may </w:t>
      </w:r>
      <w:r w:rsidR="00FA32EF" w:rsidRPr="00D85136">
        <w:rPr>
          <w:rStyle w:val="eop"/>
          <w:rFonts w:eastAsiaTheme="majorEastAsia"/>
        </w:rPr>
        <w:t xml:space="preserve">be a factor </w:t>
      </w:r>
      <w:r w:rsidR="00632642" w:rsidRPr="00D85136">
        <w:rPr>
          <w:rStyle w:val="eop"/>
          <w:rFonts w:eastAsiaTheme="majorEastAsia"/>
        </w:rPr>
        <w:t>influenc</w:t>
      </w:r>
      <w:r w:rsidR="00FA32EF" w:rsidRPr="00D85136">
        <w:rPr>
          <w:rStyle w:val="eop"/>
          <w:rFonts w:eastAsiaTheme="majorEastAsia"/>
        </w:rPr>
        <w:t>ing</w:t>
      </w:r>
      <w:r w:rsidR="00632642" w:rsidRPr="00D85136">
        <w:rPr>
          <w:rStyle w:val="eop"/>
          <w:rFonts w:eastAsiaTheme="majorEastAsia"/>
        </w:rPr>
        <w:t xml:space="preserve"> sea surges</w:t>
      </w:r>
      <w:r w:rsidR="00445BB5" w:rsidRPr="00D85136">
        <w:rPr>
          <w:rStyle w:val="eop"/>
          <w:rFonts w:eastAsiaTheme="majorEastAsia"/>
        </w:rPr>
        <w:t xml:space="preserve"> around the Irish coast</w:t>
      </w:r>
      <w:r w:rsidR="00FA32EF" w:rsidRPr="00D85136">
        <w:rPr>
          <w:rStyle w:val="eop"/>
          <w:rFonts w:eastAsiaTheme="majorEastAsia"/>
        </w:rPr>
        <w:t xml:space="preserve">. </w:t>
      </w:r>
      <w:r w:rsidR="00E32039" w:rsidRPr="00D85136">
        <w:rPr>
          <w:rStyle w:val="eop"/>
          <w:rFonts w:eastAsiaTheme="majorEastAsia"/>
        </w:rPr>
        <w:t xml:space="preserve">"The North Atlantic Oscillation influences the climate variability in the region and can lead to significant sea level changes along the Irish coast" </w:t>
      </w:r>
      <w:r w:rsidR="00BF4FEC" w:rsidRPr="00D85136">
        <w:rPr>
          <w:rStyle w:val="eop"/>
          <w:rFonts w:eastAsiaTheme="majorEastAsia"/>
        </w:rPr>
        <w:t>(Dahlman</w:t>
      </w:r>
      <w:r w:rsidR="00280F7F" w:rsidRPr="00D85136">
        <w:rPr>
          <w:rStyle w:val="eop"/>
          <w:rFonts w:eastAsiaTheme="majorEastAsia"/>
        </w:rPr>
        <w:t>, 2009)</w:t>
      </w:r>
      <w:r w:rsidR="00E32039" w:rsidRPr="00D85136">
        <w:rPr>
          <w:rStyle w:val="eop"/>
          <w:rFonts w:eastAsiaTheme="majorEastAsia"/>
        </w:rPr>
        <w:t>.</w:t>
      </w:r>
    </w:p>
    <w:p w14:paraId="2318B97D" w14:textId="77777777" w:rsidR="00C82DD9" w:rsidRPr="00D85136" w:rsidRDefault="00C82DD9" w:rsidP="00CB64D2">
      <w:pPr>
        <w:pStyle w:val="paragraph"/>
        <w:spacing w:before="0" w:beforeAutospacing="0" w:after="0" w:afterAutospacing="0"/>
        <w:textAlignment w:val="baseline"/>
        <w:rPr>
          <w:rStyle w:val="eop"/>
          <w:rFonts w:eastAsiaTheme="majorEastAsia"/>
        </w:rPr>
      </w:pPr>
    </w:p>
    <w:p w14:paraId="795E856E" w14:textId="6084FCE1" w:rsidR="00C82DD9" w:rsidRPr="00D85136" w:rsidRDefault="00C82DD9" w:rsidP="00805EF3">
      <w:pPr>
        <w:pStyle w:val="paragraph"/>
        <w:spacing w:before="0" w:beforeAutospacing="0" w:after="0" w:afterAutospacing="0"/>
        <w:ind w:firstLine="720"/>
        <w:textAlignment w:val="baseline"/>
      </w:pPr>
      <w:r w:rsidRPr="00D85136">
        <w:rPr>
          <w:rStyle w:val="eop"/>
          <w:rFonts w:eastAsiaTheme="majorEastAsia"/>
        </w:rPr>
        <w:t>Another possib</w:t>
      </w:r>
      <w:r w:rsidR="002B2A61" w:rsidRPr="00D85136">
        <w:rPr>
          <w:rStyle w:val="eop"/>
          <w:rFonts w:eastAsiaTheme="majorEastAsia"/>
        </w:rPr>
        <w:t>ility is that the hydrodynamic model, the GTSM</w:t>
      </w:r>
      <w:r w:rsidR="009B23A8" w:rsidRPr="00D85136">
        <w:rPr>
          <w:rStyle w:val="eop"/>
          <w:rFonts w:eastAsiaTheme="majorEastAsia"/>
        </w:rPr>
        <w:t>,</w:t>
      </w:r>
      <w:r w:rsidR="002B2A61" w:rsidRPr="00D85136">
        <w:rPr>
          <w:rStyle w:val="eop"/>
          <w:rFonts w:eastAsiaTheme="majorEastAsia"/>
        </w:rPr>
        <w:t xml:space="preserve"> </w:t>
      </w:r>
      <w:r w:rsidR="002B7878" w:rsidRPr="00D85136">
        <w:rPr>
          <w:rStyle w:val="eop"/>
          <w:rFonts w:eastAsiaTheme="majorEastAsia"/>
        </w:rPr>
        <w:t xml:space="preserve">is </w:t>
      </w:r>
      <w:r w:rsidR="00AA47C0" w:rsidRPr="00D85136">
        <w:rPr>
          <w:rStyle w:val="eop"/>
          <w:rFonts w:eastAsiaTheme="majorEastAsia"/>
        </w:rPr>
        <w:t xml:space="preserve">not fully accurate in simulating sea surges </w:t>
      </w:r>
      <w:r w:rsidR="00754DBF" w:rsidRPr="00D85136">
        <w:rPr>
          <w:rStyle w:val="eop"/>
          <w:rFonts w:eastAsiaTheme="majorEastAsia"/>
        </w:rPr>
        <w:t xml:space="preserve">around the Irish coastline. </w:t>
      </w:r>
      <w:r w:rsidR="00847F63" w:rsidRPr="00D85136">
        <w:rPr>
          <w:rStyle w:val="eop"/>
          <w:rFonts w:eastAsiaTheme="majorEastAsia"/>
        </w:rPr>
        <w:t>The GTSM is widely used for predicting tidal and storm surges. However, like any model, it has limitations</w:t>
      </w:r>
      <w:r w:rsidR="0035292A" w:rsidRPr="00D85136">
        <w:rPr>
          <w:rStyle w:val="eop"/>
          <w:rFonts w:eastAsiaTheme="majorEastAsia"/>
        </w:rPr>
        <w:t>. Ireland has a varied and complex coastline</w:t>
      </w:r>
      <w:r w:rsidR="00EB7801" w:rsidRPr="00D85136">
        <w:rPr>
          <w:rStyle w:val="eop"/>
          <w:rFonts w:eastAsiaTheme="majorEastAsia"/>
        </w:rPr>
        <w:t>.</w:t>
      </w:r>
      <w:r w:rsidR="00120E8C" w:rsidRPr="00D85136">
        <w:rPr>
          <w:rStyle w:val="eop"/>
          <w:rFonts w:eastAsiaTheme="majorEastAsia"/>
        </w:rPr>
        <w:t xml:space="preserve"> Resolution limitations, or the inability to accurately capture nuances such as coastal topography and bathymetry</w:t>
      </w:r>
      <w:r w:rsidR="00406573" w:rsidRPr="00D85136">
        <w:rPr>
          <w:rStyle w:val="eop"/>
          <w:rFonts w:eastAsiaTheme="majorEastAsia"/>
        </w:rPr>
        <w:t>, small bays, estuaries and coastal shelves</w:t>
      </w:r>
      <w:r w:rsidR="00C43119" w:rsidRPr="00D85136">
        <w:rPr>
          <w:rStyle w:val="eop"/>
          <w:rFonts w:eastAsiaTheme="majorEastAsia"/>
        </w:rPr>
        <w:t xml:space="preserve">, which are prevalent around Ireland, may be causing </w:t>
      </w:r>
      <w:r w:rsidR="00EE28CC" w:rsidRPr="00D85136">
        <w:rPr>
          <w:rStyle w:val="eop"/>
          <w:rFonts w:eastAsiaTheme="majorEastAsia"/>
        </w:rPr>
        <w:t>inaccuracies in the data simulation. This point is made</w:t>
      </w:r>
      <w:r w:rsidR="000716BA" w:rsidRPr="00D85136">
        <w:rPr>
          <w:rStyle w:val="eop"/>
          <w:rFonts w:eastAsiaTheme="majorEastAsia"/>
        </w:rPr>
        <w:t xml:space="preserve"> </w:t>
      </w:r>
      <w:r w:rsidR="00281563" w:rsidRPr="00D85136">
        <w:rPr>
          <w:rStyle w:val="eop"/>
          <w:rFonts w:eastAsiaTheme="majorEastAsia"/>
        </w:rPr>
        <w:t xml:space="preserve">multiple times </w:t>
      </w:r>
      <w:r w:rsidR="000716BA" w:rsidRPr="00D85136">
        <w:rPr>
          <w:rStyle w:val="eop"/>
          <w:rFonts w:eastAsiaTheme="majorEastAsia"/>
        </w:rPr>
        <w:t>by Wang et. Al.</w:t>
      </w:r>
      <w:r w:rsidR="00181E31" w:rsidRPr="00D85136">
        <w:rPr>
          <w:rStyle w:val="eop"/>
          <w:rFonts w:eastAsiaTheme="majorEastAsia"/>
        </w:rPr>
        <w:t xml:space="preserve">, </w:t>
      </w:r>
      <w:r w:rsidR="00F8466E" w:rsidRPr="00D85136">
        <w:rPr>
          <w:rStyle w:val="eop"/>
          <w:rFonts w:eastAsiaTheme="majorEastAsia"/>
        </w:rPr>
        <w:t>2021</w:t>
      </w:r>
      <w:r w:rsidR="00A4490D" w:rsidRPr="00D85136">
        <w:rPr>
          <w:rStyle w:val="eop"/>
          <w:rFonts w:eastAsiaTheme="majorEastAsia"/>
        </w:rPr>
        <w:t>: “</w:t>
      </w:r>
      <w:r w:rsidR="00A4490D" w:rsidRPr="00D85136">
        <w:t xml:space="preserve">Although the behavior of tides and surges is quite linear for the deep ocean and steep coasts, there may be significant non-linear interaction between tides and surges on the coastal shelf." They also mention that </w:t>
      </w:r>
      <w:r w:rsidR="00186E5A" w:rsidRPr="00D85136">
        <w:t xml:space="preserve">the GTSM uses an unstructured grid to “apply a higher resolution near the coast where the spatial scales are smaller." This acknowledges </w:t>
      </w:r>
      <w:r w:rsidR="008E7B74" w:rsidRPr="00D85136">
        <w:t xml:space="preserve">that coastal areas require higher spatial resolution due to their smaller scales, and implies that without this higher resolution, the model might not </w:t>
      </w:r>
      <w:r w:rsidR="00421918" w:rsidRPr="00D85136">
        <w:t>capture accurately the coastal dynamics.</w:t>
      </w:r>
    </w:p>
    <w:p w14:paraId="5A056919" w14:textId="77777777" w:rsidR="00805EF3" w:rsidRPr="00D85136" w:rsidRDefault="00805EF3" w:rsidP="00CB64D2">
      <w:pPr>
        <w:pStyle w:val="paragraph"/>
        <w:spacing w:before="0" w:beforeAutospacing="0" w:after="0" w:afterAutospacing="0"/>
        <w:textAlignment w:val="baseline"/>
      </w:pPr>
    </w:p>
    <w:p w14:paraId="3CE70FE3" w14:textId="52F8688E" w:rsidR="00CB4B9F" w:rsidRPr="00D85136" w:rsidRDefault="00651671" w:rsidP="00275618">
      <w:pPr>
        <w:pStyle w:val="paragraph"/>
        <w:spacing w:before="0" w:beforeAutospacing="0" w:after="0" w:afterAutospacing="0"/>
        <w:ind w:firstLine="720"/>
        <w:textAlignment w:val="baseline"/>
        <w:rPr>
          <w:rStyle w:val="eop"/>
          <w:rFonts w:eastAsiaTheme="majorEastAsia"/>
        </w:rPr>
      </w:pPr>
      <w:r w:rsidRPr="00D85136">
        <w:t>Model calibration and validation may play a part too. If the GTSM is not calibrated with local data specific to the Irish coastline it may produce inaccurate results.</w:t>
      </w:r>
      <w:r w:rsidR="004C0B23" w:rsidRPr="00D85136">
        <w:t xml:space="preserve"> Stammer et</w:t>
      </w:r>
      <w:r w:rsidR="000114A7" w:rsidRPr="00D85136">
        <w:t xml:space="preserve">. Al, 2014 outlines the importance </w:t>
      </w:r>
      <w:r w:rsidR="00FF7AD6" w:rsidRPr="00D85136">
        <w:t>in continuous calibration</w:t>
      </w:r>
      <w:r w:rsidR="00C505A3" w:rsidRPr="00D85136">
        <w:t xml:space="preserve"> with local observational data, after a review of the accuracy of different global tide models.</w:t>
      </w:r>
    </w:p>
    <w:p w14:paraId="3E4B4807" w14:textId="77777777" w:rsidR="00754DBF" w:rsidRPr="00D85136" w:rsidRDefault="00754DBF" w:rsidP="00CB64D2">
      <w:pPr>
        <w:pStyle w:val="paragraph"/>
        <w:spacing w:before="0" w:beforeAutospacing="0" w:after="0" w:afterAutospacing="0"/>
        <w:textAlignment w:val="baseline"/>
        <w:rPr>
          <w:rStyle w:val="eop"/>
          <w:rFonts w:eastAsiaTheme="majorEastAsia"/>
        </w:rPr>
      </w:pPr>
    </w:p>
    <w:p w14:paraId="34F432BF" w14:textId="1C3F3CBF" w:rsidR="00754DBF" w:rsidRPr="00D85136" w:rsidRDefault="00754DBF" w:rsidP="00805EF3">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 xml:space="preserve">Finally, perhaps Met Eireann’s reports are not </w:t>
      </w:r>
      <w:r w:rsidR="002C1711" w:rsidRPr="00D85136">
        <w:rPr>
          <w:rStyle w:val="eop"/>
          <w:rFonts w:eastAsiaTheme="majorEastAsia"/>
        </w:rPr>
        <w:t>inclusive of smaller storm events, or more localised events, which may account for the exceedances in the heatmap.</w:t>
      </w:r>
      <w:r w:rsidR="00CB1302" w:rsidRPr="00D85136">
        <w:rPr>
          <w:rStyle w:val="eop"/>
          <w:rFonts w:eastAsiaTheme="majorEastAsia"/>
        </w:rPr>
        <w:t xml:space="preserve"> A possible issue is that the threshold for what is considered a “reportable” major </w:t>
      </w:r>
      <w:r w:rsidR="000A4150" w:rsidRPr="00D85136">
        <w:rPr>
          <w:rStyle w:val="eop"/>
          <w:rFonts w:eastAsiaTheme="majorEastAsia"/>
        </w:rPr>
        <w:t xml:space="preserve">weather event is too high to capture the 2007 and 1984 exceedance clusters. </w:t>
      </w:r>
      <w:r w:rsidR="007E3369" w:rsidRPr="00D85136">
        <w:rPr>
          <w:rStyle w:val="eop"/>
          <w:rFonts w:eastAsiaTheme="majorEastAsia"/>
        </w:rPr>
        <w:t xml:space="preserve">There may have been storms regardless which disproportionately yielded higher sea surges than a </w:t>
      </w:r>
      <w:r w:rsidR="006E5A31" w:rsidRPr="00D85136">
        <w:rPr>
          <w:rStyle w:val="eop"/>
          <w:rFonts w:eastAsiaTheme="majorEastAsia"/>
        </w:rPr>
        <w:t xml:space="preserve">typical storm of the same size. </w:t>
      </w:r>
      <w:r w:rsidR="005F764C" w:rsidRPr="00D85136">
        <w:rPr>
          <w:rStyle w:val="eop"/>
          <w:rFonts w:eastAsiaTheme="majorEastAsia"/>
        </w:rPr>
        <w:t xml:space="preserve">Otherwise, the </w:t>
      </w:r>
      <w:r w:rsidR="00625C96" w:rsidRPr="00D85136">
        <w:rPr>
          <w:rStyle w:val="eop"/>
          <w:rFonts w:eastAsiaTheme="majorEastAsia"/>
        </w:rPr>
        <w:t xml:space="preserve">reports may be national in scope </w:t>
      </w:r>
      <w:r w:rsidR="0019070C" w:rsidRPr="00D85136">
        <w:rPr>
          <w:rStyle w:val="eop"/>
          <w:rFonts w:eastAsiaTheme="majorEastAsia"/>
        </w:rPr>
        <w:t xml:space="preserve">and not register more localised events </w:t>
      </w:r>
      <w:r w:rsidR="00817FC3" w:rsidRPr="00D85136">
        <w:rPr>
          <w:rStyle w:val="eop"/>
          <w:rFonts w:eastAsiaTheme="majorEastAsia"/>
        </w:rPr>
        <w:t>which cause sea surges.</w:t>
      </w:r>
      <w:r w:rsidR="002C1711" w:rsidRPr="00D85136">
        <w:rPr>
          <w:rStyle w:val="eop"/>
          <w:rFonts w:eastAsiaTheme="majorEastAsia"/>
        </w:rPr>
        <w:t xml:space="preserve"> </w:t>
      </w:r>
    </w:p>
    <w:p w14:paraId="3D997A15" w14:textId="77777777" w:rsidR="00EC0279" w:rsidRPr="00D85136" w:rsidRDefault="00EC0279" w:rsidP="00CB64D2">
      <w:pPr>
        <w:pStyle w:val="paragraph"/>
        <w:spacing w:before="0" w:beforeAutospacing="0" w:after="0" w:afterAutospacing="0"/>
        <w:textAlignment w:val="baseline"/>
        <w:rPr>
          <w:rStyle w:val="eop"/>
          <w:rFonts w:eastAsiaTheme="majorEastAsia"/>
        </w:rPr>
      </w:pPr>
    </w:p>
    <w:p w14:paraId="750A8F37" w14:textId="4DE3636F" w:rsidR="00B370BB" w:rsidRPr="00D85136" w:rsidRDefault="00EC0279" w:rsidP="00CB64D2">
      <w:pPr>
        <w:pStyle w:val="paragraph"/>
        <w:spacing w:before="0" w:beforeAutospacing="0" w:after="0" w:afterAutospacing="0"/>
        <w:textAlignment w:val="baseline"/>
        <w:rPr>
          <w:rStyle w:val="eop"/>
          <w:rFonts w:eastAsiaTheme="majorEastAsia"/>
          <w:i/>
          <w:iCs/>
        </w:rPr>
      </w:pPr>
      <w:r w:rsidRPr="00D85136">
        <w:rPr>
          <w:rStyle w:val="eop"/>
          <w:rFonts w:eastAsiaTheme="majorEastAsia"/>
        </w:rPr>
        <w:t>Regardless of the potential limitations</w:t>
      </w:r>
      <w:r w:rsidR="003500AD" w:rsidRPr="00D85136">
        <w:rPr>
          <w:rStyle w:val="eop"/>
          <w:rFonts w:eastAsiaTheme="majorEastAsia"/>
        </w:rPr>
        <w:t xml:space="preserve"> and unknown reasons behind some exceedance clusters</w:t>
      </w:r>
      <w:r w:rsidR="0083191E" w:rsidRPr="00D85136">
        <w:rPr>
          <w:rStyle w:val="eop"/>
          <w:rFonts w:eastAsiaTheme="majorEastAsia"/>
        </w:rPr>
        <w:t xml:space="preserve">, the clustering of exceedances clearly identifies </w:t>
      </w:r>
      <w:r w:rsidR="007C3D81" w:rsidRPr="00D85136">
        <w:rPr>
          <w:rStyle w:val="eop"/>
          <w:rFonts w:eastAsiaTheme="majorEastAsia"/>
        </w:rPr>
        <w:t xml:space="preserve">known </w:t>
      </w:r>
      <w:r w:rsidR="0083191E" w:rsidRPr="00D85136">
        <w:rPr>
          <w:rStyle w:val="eop"/>
          <w:rFonts w:eastAsiaTheme="majorEastAsia"/>
        </w:rPr>
        <w:t>major weather events accurately</w:t>
      </w:r>
      <w:r w:rsidR="003500AD" w:rsidRPr="00D85136">
        <w:rPr>
          <w:rStyle w:val="eop"/>
          <w:rFonts w:eastAsiaTheme="majorEastAsia"/>
        </w:rPr>
        <w:t>.</w:t>
      </w:r>
      <w:r w:rsidR="002A24D0" w:rsidRPr="00D85136">
        <w:rPr>
          <w:rStyle w:val="eop"/>
          <w:rFonts w:eastAsiaTheme="majorEastAsia"/>
        </w:rPr>
        <w:t xml:space="preserve"> Using the results, we can </w:t>
      </w:r>
      <w:r w:rsidR="00B70715" w:rsidRPr="00D85136">
        <w:rPr>
          <w:rStyle w:val="eop"/>
          <w:rFonts w:eastAsiaTheme="majorEastAsia"/>
        </w:rPr>
        <w:t xml:space="preserve">simply sum the total exceedances for each coastal grouping and divide by the number of stations within each given group </w:t>
      </w:r>
      <w:r w:rsidR="005E6265" w:rsidRPr="00D85136">
        <w:rPr>
          <w:rStyle w:val="eop"/>
          <w:rFonts w:eastAsiaTheme="majorEastAsia"/>
        </w:rPr>
        <w:t xml:space="preserve">to measure the </w:t>
      </w:r>
      <w:r w:rsidR="00A57269" w:rsidRPr="00D85136">
        <w:rPr>
          <w:rStyle w:val="eop"/>
          <w:rFonts w:eastAsiaTheme="majorEastAsia"/>
        </w:rPr>
        <w:t>“</w:t>
      </w:r>
      <w:r w:rsidR="005E6265" w:rsidRPr="00D85136">
        <w:rPr>
          <w:rStyle w:val="eop"/>
          <w:rFonts w:eastAsiaTheme="majorEastAsia"/>
        </w:rPr>
        <w:t>vulnerability</w:t>
      </w:r>
      <w:r w:rsidR="00A57269" w:rsidRPr="00D85136">
        <w:rPr>
          <w:rStyle w:val="eop"/>
          <w:rFonts w:eastAsiaTheme="majorEastAsia"/>
        </w:rPr>
        <w:t>” of each coastal group.</w:t>
      </w:r>
      <w:r w:rsidR="00D245B0" w:rsidRPr="00D85136">
        <w:rPr>
          <w:rStyle w:val="eop"/>
          <w:rFonts w:eastAsiaTheme="majorEastAsia"/>
        </w:rPr>
        <w:t xml:space="preserve"> This vulnerability is assuming that</w:t>
      </w:r>
      <w:r w:rsidR="008F327B" w:rsidRPr="00D85136">
        <w:rPr>
          <w:rStyle w:val="eop"/>
          <w:rFonts w:eastAsiaTheme="majorEastAsia"/>
        </w:rPr>
        <w:t xml:space="preserve"> more</w:t>
      </w:r>
      <w:r w:rsidR="00D245B0" w:rsidRPr="00D85136">
        <w:rPr>
          <w:rStyle w:val="eop"/>
          <w:rFonts w:eastAsiaTheme="majorEastAsia"/>
        </w:rPr>
        <w:t xml:space="preserve"> spikes above the </w:t>
      </w:r>
      <w:r w:rsidR="001E7312" w:rsidRPr="00D85136">
        <w:rPr>
          <w:rStyle w:val="eop"/>
          <w:rFonts w:eastAsiaTheme="majorEastAsia"/>
        </w:rPr>
        <w:t xml:space="preserve">2 and </w:t>
      </w:r>
      <w:r w:rsidR="00D37833" w:rsidRPr="00D85136">
        <w:rPr>
          <w:rStyle w:val="eop"/>
          <w:rFonts w:eastAsiaTheme="majorEastAsia"/>
        </w:rPr>
        <w:t>5-year</w:t>
      </w:r>
      <w:r w:rsidR="00D245B0" w:rsidRPr="00D85136">
        <w:rPr>
          <w:rStyle w:val="eop"/>
          <w:rFonts w:eastAsiaTheme="majorEastAsia"/>
        </w:rPr>
        <w:t xml:space="preserve"> return level</w:t>
      </w:r>
      <w:r w:rsidR="001E7312" w:rsidRPr="00D85136">
        <w:rPr>
          <w:rStyle w:val="eop"/>
          <w:rFonts w:eastAsiaTheme="majorEastAsia"/>
        </w:rPr>
        <w:t>s</w:t>
      </w:r>
      <w:r w:rsidR="00D245B0" w:rsidRPr="00D85136">
        <w:rPr>
          <w:rStyle w:val="eop"/>
          <w:rFonts w:eastAsiaTheme="majorEastAsia"/>
        </w:rPr>
        <w:t xml:space="preserve"> are </w:t>
      </w:r>
      <w:r w:rsidR="00405972" w:rsidRPr="00D85136">
        <w:rPr>
          <w:rStyle w:val="eop"/>
          <w:rFonts w:eastAsiaTheme="majorEastAsia"/>
        </w:rPr>
        <w:t xml:space="preserve">causing </w:t>
      </w:r>
      <w:r w:rsidR="008F327B" w:rsidRPr="00D85136">
        <w:rPr>
          <w:rStyle w:val="eop"/>
          <w:rFonts w:eastAsiaTheme="majorEastAsia"/>
        </w:rPr>
        <w:t xml:space="preserve">more frequent </w:t>
      </w:r>
      <w:r w:rsidR="00405972" w:rsidRPr="00D85136">
        <w:rPr>
          <w:rStyle w:val="eop"/>
          <w:rFonts w:eastAsiaTheme="majorEastAsia"/>
        </w:rPr>
        <w:t xml:space="preserve">sea surges above the expected or normal observed levels, which </w:t>
      </w:r>
      <w:r w:rsidR="00CC46FE" w:rsidRPr="00D85136">
        <w:rPr>
          <w:rStyle w:val="eop"/>
          <w:rFonts w:eastAsiaTheme="majorEastAsia"/>
        </w:rPr>
        <w:t>in turn indicates more extreme events compared to other locations.</w:t>
      </w:r>
      <w:r w:rsidR="001E7312" w:rsidRPr="00D85136">
        <w:rPr>
          <w:rStyle w:val="eop"/>
          <w:rFonts w:eastAsiaTheme="majorEastAsia"/>
        </w:rPr>
        <w:t xml:space="preserve"> We exclude larger return levels (20 and 100 year) </w:t>
      </w:r>
      <w:r w:rsidR="0006168A" w:rsidRPr="00D85136">
        <w:rPr>
          <w:rStyle w:val="eop"/>
          <w:rFonts w:eastAsiaTheme="majorEastAsia"/>
        </w:rPr>
        <w:t xml:space="preserve">because they </w:t>
      </w:r>
      <w:r w:rsidR="00E51DD2" w:rsidRPr="00D85136">
        <w:rPr>
          <w:rStyle w:val="eop"/>
          <w:rFonts w:eastAsiaTheme="majorEastAsia"/>
        </w:rPr>
        <w:t>do not provide enough exceedances</w:t>
      </w:r>
      <w:r w:rsidR="0006168A" w:rsidRPr="00D85136">
        <w:rPr>
          <w:rStyle w:val="eop"/>
          <w:rFonts w:eastAsiaTheme="majorEastAsia"/>
        </w:rPr>
        <w:t xml:space="preserve"> to draw meaningful conclusions from given our </w:t>
      </w:r>
      <w:r w:rsidR="00B14B0B" w:rsidRPr="00D85136">
        <w:rPr>
          <w:rStyle w:val="eop"/>
          <w:rFonts w:eastAsiaTheme="majorEastAsia"/>
        </w:rPr>
        <w:t>35-year</w:t>
      </w:r>
      <w:r w:rsidR="0006168A" w:rsidRPr="00D85136">
        <w:rPr>
          <w:rStyle w:val="eop"/>
          <w:rFonts w:eastAsiaTheme="majorEastAsia"/>
        </w:rPr>
        <w:t xml:space="preserve"> </w:t>
      </w:r>
      <w:r w:rsidR="005A3D7A" w:rsidRPr="00D85136">
        <w:rPr>
          <w:rStyle w:val="eop"/>
          <w:rFonts w:eastAsiaTheme="majorEastAsia"/>
        </w:rPr>
        <w:t>history in this dataset.</w:t>
      </w:r>
    </w:p>
    <w:p w14:paraId="128A09CE" w14:textId="77777777" w:rsidR="00283BAE" w:rsidRPr="00D85136" w:rsidRDefault="00283BAE" w:rsidP="00CB64D2">
      <w:pPr>
        <w:pStyle w:val="paragraph"/>
        <w:spacing w:before="0" w:beforeAutospacing="0" w:after="0" w:afterAutospacing="0"/>
        <w:textAlignment w:val="baseline"/>
        <w:rPr>
          <w:rStyle w:val="eop"/>
          <w:rFonts w:eastAsiaTheme="majorEastAsia"/>
        </w:rPr>
      </w:pPr>
    </w:p>
    <w:p w14:paraId="569AFC57" w14:textId="58D00E7A" w:rsidR="001F4CAF" w:rsidRPr="00D85136" w:rsidRDefault="001F4CAF" w:rsidP="00D85136">
      <w:pPr>
        <w:pStyle w:val="Heading3"/>
        <w:rPr>
          <w:rStyle w:val="eop"/>
          <w:rFonts w:ascii="Times New Roman" w:hAnsi="Times New Roman" w:cs="Times New Roman"/>
          <w:b/>
          <w:bCs/>
          <w:color w:val="auto"/>
          <w:sz w:val="24"/>
          <w:szCs w:val="24"/>
        </w:rPr>
      </w:pPr>
      <w:bookmarkStart w:id="18" w:name="_Toc173901473"/>
      <w:r w:rsidRPr="00D85136">
        <w:rPr>
          <w:rStyle w:val="eop"/>
          <w:rFonts w:ascii="Times New Roman" w:hAnsi="Times New Roman" w:cs="Times New Roman"/>
          <w:b/>
          <w:bCs/>
          <w:color w:val="auto"/>
          <w:sz w:val="24"/>
          <w:szCs w:val="24"/>
        </w:rPr>
        <w:t>Higher Return Levels with the POT Method</w:t>
      </w:r>
      <w:bookmarkEnd w:id="18"/>
    </w:p>
    <w:p w14:paraId="5907497C" w14:textId="77777777" w:rsidR="00B81995" w:rsidRPr="00D85136" w:rsidRDefault="00B81995" w:rsidP="00CB64D2">
      <w:pPr>
        <w:pStyle w:val="paragraph"/>
        <w:spacing w:before="0" w:beforeAutospacing="0" w:after="0" w:afterAutospacing="0"/>
        <w:textAlignment w:val="baseline"/>
        <w:rPr>
          <w:rStyle w:val="eop"/>
          <w:rFonts w:eastAsiaTheme="majorEastAsia"/>
          <w:b/>
          <w:bCs/>
        </w:rPr>
      </w:pPr>
    </w:p>
    <w:p w14:paraId="21719A60" w14:textId="217AC57A" w:rsidR="00B22F56" w:rsidRPr="00D85136" w:rsidRDefault="00B22F56"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 xml:space="preserve">The POT analysis is calculating higher </w:t>
      </w:r>
      <w:r w:rsidR="00AE7FF3" w:rsidRPr="00D85136">
        <w:rPr>
          <w:rStyle w:val="eop"/>
          <w:rFonts w:eastAsiaTheme="majorEastAsia"/>
        </w:rPr>
        <w:t xml:space="preserve">return levels which is resulting in less exceedances. Understanding why the POT </w:t>
      </w:r>
      <w:r w:rsidR="00600E45" w:rsidRPr="00D85136">
        <w:rPr>
          <w:rStyle w:val="eop"/>
          <w:rFonts w:eastAsiaTheme="majorEastAsia"/>
        </w:rPr>
        <w:t xml:space="preserve">method </w:t>
      </w:r>
      <w:r w:rsidR="00AE7FF3" w:rsidRPr="00D85136">
        <w:rPr>
          <w:rStyle w:val="eop"/>
          <w:rFonts w:eastAsiaTheme="majorEastAsia"/>
        </w:rPr>
        <w:t xml:space="preserve">would return higher levels </w:t>
      </w:r>
      <w:r w:rsidR="00600E45" w:rsidRPr="00D85136">
        <w:rPr>
          <w:rStyle w:val="eop"/>
          <w:rFonts w:eastAsiaTheme="majorEastAsia"/>
        </w:rPr>
        <w:t>than the BM method</w:t>
      </w:r>
      <w:r w:rsidR="00CE48E1" w:rsidRPr="00D85136">
        <w:rPr>
          <w:rStyle w:val="eop"/>
          <w:rFonts w:eastAsiaTheme="majorEastAsia"/>
        </w:rPr>
        <w:t xml:space="preserve"> </w:t>
      </w:r>
      <w:r w:rsidR="00AE7FF3" w:rsidRPr="00D85136">
        <w:rPr>
          <w:rStyle w:val="eop"/>
          <w:rFonts w:eastAsiaTheme="majorEastAsia"/>
        </w:rPr>
        <w:t xml:space="preserve">is </w:t>
      </w:r>
      <w:r w:rsidR="00600E45" w:rsidRPr="00D85136">
        <w:rPr>
          <w:rStyle w:val="eop"/>
          <w:rFonts w:eastAsiaTheme="majorEastAsia"/>
        </w:rPr>
        <w:t xml:space="preserve">an important </w:t>
      </w:r>
      <w:r w:rsidR="0015686C" w:rsidRPr="00D85136">
        <w:rPr>
          <w:rStyle w:val="eop"/>
          <w:rFonts w:eastAsiaTheme="majorEastAsia"/>
        </w:rPr>
        <w:t xml:space="preserve">in drawing conclusions from the analysis. There are several reasons </w:t>
      </w:r>
      <w:r w:rsidR="00D13C82" w:rsidRPr="00D85136">
        <w:rPr>
          <w:rStyle w:val="eop"/>
          <w:rFonts w:eastAsiaTheme="majorEastAsia"/>
        </w:rPr>
        <w:t xml:space="preserve">which may explain this variability. </w:t>
      </w:r>
    </w:p>
    <w:p w14:paraId="215B2F89" w14:textId="77777777" w:rsidR="004A095D" w:rsidRPr="00D85136" w:rsidRDefault="004A095D" w:rsidP="00CB64D2">
      <w:pPr>
        <w:pStyle w:val="paragraph"/>
        <w:spacing w:before="0" w:beforeAutospacing="0" w:after="0" w:afterAutospacing="0"/>
        <w:textAlignment w:val="baseline"/>
        <w:rPr>
          <w:rStyle w:val="eop"/>
          <w:rFonts w:eastAsiaTheme="majorEastAsia"/>
        </w:rPr>
      </w:pPr>
    </w:p>
    <w:p w14:paraId="7B323628" w14:textId="5074945D" w:rsidR="004A095D" w:rsidRPr="00D85136" w:rsidRDefault="00D12DD3" w:rsidP="001F246D">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 xml:space="preserve">The variability may </w:t>
      </w:r>
      <w:r w:rsidR="00A40E18" w:rsidRPr="00D85136">
        <w:rPr>
          <w:rStyle w:val="eop"/>
          <w:rFonts w:eastAsiaTheme="majorEastAsia"/>
        </w:rPr>
        <w:t xml:space="preserve">be impacted by the ability of the POT method to capture a higher number of very extreme events which may </w:t>
      </w:r>
      <w:r w:rsidR="00C46BE0" w:rsidRPr="00D85136">
        <w:rPr>
          <w:rStyle w:val="eop"/>
          <w:rFonts w:eastAsiaTheme="majorEastAsia"/>
        </w:rPr>
        <w:t xml:space="preserve">cause high sea surges multiple times </w:t>
      </w:r>
      <w:r w:rsidR="0065599C" w:rsidRPr="00D85136">
        <w:rPr>
          <w:rStyle w:val="eop"/>
          <w:rFonts w:eastAsiaTheme="majorEastAsia"/>
        </w:rPr>
        <w:t xml:space="preserve">over the course of days. </w:t>
      </w:r>
      <w:r w:rsidR="00A27C7D" w:rsidRPr="00D85136">
        <w:rPr>
          <w:rStyle w:val="eop"/>
          <w:rFonts w:eastAsiaTheme="majorEastAsia"/>
        </w:rPr>
        <w:t xml:space="preserve">This more detailed view may be accounting for high-magnitude events which would only be counted once in </w:t>
      </w:r>
      <w:r w:rsidR="009636FE" w:rsidRPr="00D85136">
        <w:rPr>
          <w:rStyle w:val="eop"/>
          <w:rFonts w:eastAsiaTheme="majorEastAsia"/>
        </w:rPr>
        <w:t>the BM method, which takes only the maximum result.</w:t>
      </w:r>
    </w:p>
    <w:p w14:paraId="177939AD" w14:textId="77777777" w:rsidR="009636FE" w:rsidRPr="00D85136" w:rsidRDefault="009636FE" w:rsidP="00CB64D2">
      <w:pPr>
        <w:pStyle w:val="paragraph"/>
        <w:spacing w:before="0" w:beforeAutospacing="0" w:after="0" w:afterAutospacing="0"/>
        <w:textAlignment w:val="baseline"/>
        <w:rPr>
          <w:rStyle w:val="eop"/>
          <w:rFonts w:eastAsiaTheme="majorEastAsia"/>
        </w:rPr>
      </w:pPr>
    </w:p>
    <w:p w14:paraId="2C73F12A" w14:textId="0110F5BF" w:rsidR="009636FE" w:rsidRPr="00D85136" w:rsidRDefault="00B76665" w:rsidP="001F246D">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There may also be statistic modelling differences. The POT method</w:t>
      </w:r>
      <w:r w:rsidR="00167933" w:rsidRPr="00D85136">
        <w:rPr>
          <w:rStyle w:val="eop"/>
          <w:rFonts w:eastAsiaTheme="majorEastAsia"/>
        </w:rPr>
        <w:t xml:space="preserve"> uses a Generalised Pareto Distribution which fits the tail of the data more </w:t>
      </w:r>
      <w:r w:rsidR="0095391A" w:rsidRPr="00D85136">
        <w:rPr>
          <w:rStyle w:val="eop"/>
          <w:rFonts w:eastAsiaTheme="majorEastAsia"/>
        </w:rPr>
        <w:t xml:space="preserve">precisely by using multiple exceedances. This GPD tail is more sensitive to </w:t>
      </w:r>
      <w:r w:rsidR="001C4636" w:rsidRPr="00D85136">
        <w:rPr>
          <w:rStyle w:val="eop"/>
          <w:rFonts w:eastAsiaTheme="majorEastAsia"/>
        </w:rPr>
        <w:t>rare, high extremes which can result in higher estimated return levels</w:t>
      </w:r>
      <w:r w:rsidR="00F51DFD" w:rsidRPr="00D85136">
        <w:rPr>
          <w:rStyle w:val="eop"/>
          <w:rFonts w:eastAsiaTheme="majorEastAsia"/>
        </w:rPr>
        <w:t xml:space="preserve">, especially for longer return periods. </w:t>
      </w:r>
    </w:p>
    <w:p w14:paraId="13387F02" w14:textId="77777777" w:rsidR="00F51DFD" w:rsidRPr="00D85136" w:rsidRDefault="00F51DFD" w:rsidP="00CB64D2">
      <w:pPr>
        <w:pStyle w:val="paragraph"/>
        <w:spacing w:before="0" w:beforeAutospacing="0" w:after="0" w:afterAutospacing="0"/>
        <w:textAlignment w:val="baseline"/>
        <w:rPr>
          <w:rStyle w:val="eop"/>
          <w:rFonts w:eastAsiaTheme="majorEastAsia"/>
        </w:rPr>
      </w:pPr>
    </w:p>
    <w:p w14:paraId="18D8C26D" w14:textId="2CD8078B" w:rsidR="00E32958" w:rsidRPr="00D85136" w:rsidRDefault="00E32958" w:rsidP="001F246D">
      <w:pPr>
        <w:pStyle w:val="paragraph"/>
        <w:spacing w:before="0" w:beforeAutospacing="0" w:after="0" w:afterAutospacing="0"/>
        <w:ind w:firstLine="720"/>
        <w:textAlignment w:val="baseline"/>
        <w:rPr>
          <w:rStyle w:val="eop"/>
          <w:rFonts w:eastAsiaTheme="majorEastAsia"/>
        </w:rPr>
      </w:pPr>
      <w:r w:rsidRPr="00D85136">
        <w:rPr>
          <w:rStyle w:val="eop"/>
          <w:rFonts w:eastAsiaTheme="majorEastAsia"/>
        </w:rPr>
        <w:t>The threshold selection is crucial in the POT analysis. A</w:t>
      </w:r>
      <w:r w:rsidR="00D31D5D" w:rsidRPr="00D85136">
        <w:rPr>
          <w:rStyle w:val="eop"/>
          <w:rFonts w:eastAsiaTheme="majorEastAsia"/>
        </w:rPr>
        <w:t xml:space="preserve"> lower threshold will include </w:t>
      </w:r>
      <w:r w:rsidR="00856237" w:rsidRPr="00D85136">
        <w:rPr>
          <w:rStyle w:val="eop"/>
          <w:rFonts w:eastAsiaTheme="majorEastAsia"/>
        </w:rPr>
        <w:t>more moderate events, while</w:t>
      </w:r>
      <w:r w:rsidRPr="00D85136">
        <w:rPr>
          <w:rStyle w:val="eop"/>
          <w:rFonts w:eastAsiaTheme="majorEastAsia"/>
        </w:rPr>
        <w:t xml:space="preserve"> higher </w:t>
      </w:r>
      <w:r w:rsidR="00D31D5D" w:rsidRPr="00D85136">
        <w:rPr>
          <w:rStyle w:val="eop"/>
          <w:rFonts w:eastAsiaTheme="majorEastAsia"/>
        </w:rPr>
        <w:t>threshold</w:t>
      </w:r>
      <w:r w:rsidR="00856237" w:rsidRPr="00D85136">
        <w:rPr>
          <w:rStyle w:val="eop"/>
          <w:rFonts w:eastAsiaTheme="majorEastAsia"/>
        </w:rPr>
        <w:t>s</w:t>
      </w:r>
      <w:r w:rsidR="00D31D5D" w:rsidRPr="00D85136">
        <w:rPr>
          <w:rStyle w:val="eop"/>
          <w:rFonts w:eastAsiaTheme="majorEastAsia"/>
        </w:rPr>
        <w:t xml:space="preserve"> will focus on more extreme values</w:t>
      </w:r>
      <w:r w:rsidR="00856237" w:rsidRPr="00D85136">
        <w:rPr>
          <w:rStyle w:val="eop"/>
          <w:rFonts w:eastAsiaTheme="majorEastAsia"/>
        </w:rPr>
        <w:t>. The threshold used in this case is a 99</w:t>
      </w:r>
      <w:r w:rsidR="00856237" w:rsidRPr="00D85136">
        <w:rPr>
          <w:rStyle w:val="eop"/>
          <w:rFonts w:eastAsiaTheme="majorEastAsia"/>
          <w:vertAlign w:val="superscript"/>
        </w:rPr>
        <w:t>th</w:t>
      </w:r>
      <w:r w:rsidR="00856237" w:rsidRPr="00D85136">
        <w:rPr>
          <w:rStyle w:val="eop"/>
          <w:rFonts w:eastAsiaTheme="majorEastAsia"/>
        </w:rPr>
        <w:t xml:space="preserve"> percentile, which could be including </w:t>
      </w:r>
      <w:r w:rsidR="00FF1D35" w:rsidRPr="00D85136">
        <w:rPr>
          <w:rStyle w:val="eop"/>
          <w:rFonts w:eastAsiaTheme="majorEastAsia"/>
        </w:rPr>
        <w:t>only the highest data points, causing the return levels to rise.</w:t>
      </w:r>
    </w:p>
    <w:p w14:paraId="412E22D0" w14:textId="77777777" w:rsidR="00A16611" w:rsidRPr="00D85136" w:rsidRDefault="00A16611" w:rsidP="00CB64D2">
      <w:pPr>
        <w:pStyle w:val="paragraph"/>
        <w:spacing w:before="0" w:beforeAutospacing="0" w:after="0" w:afterAutospacing="0"/>
        <w:textAlignment w:val="baseline"/>
        <w:rPr>
          <w:rStyle w:val="eop"/>
          <w:rFonts w:eastAsiaTheme="majorEastAsia"/>
        </w:rPr>
      </w:pPr>
    </w:p>
    <w:p w14:paraId="1ECE7136" w14:textId="52828F31" w:rsidR="00A16611" w:rsidRPr="00D85136" w:rsidRDefault="004673A9"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Ultimately, t</w:t>
      </w:r>
      <w:r w:rsidR="003B4E8F" w:rsidRPr="00D85136">
        <w:rPr>
          <w:rStyle w:val="eop"/>
          <w:rFonts w:eastAsiaTheme="majorEastAsia"/>
        </w:rPr>
        <w:t xml:space="preserve">he variability in extreme values is likely to influence the higher return levels. </w:t>
      </w:r>
      <w:r w:rsidR="00BB53C9" w:rsidRPr="00D85136">
        <w:rPr>
          <w:rStyle w:val="eop"/>
          <w:rFonts w:eastAsiaTheme="majorEastAsia"/>
        </w:rPr>
        <w:t xml:space="preserve">Regions with high variability or more frequent severe events are captured better by the POT. </w:t>
      </w:r>
      <w:r w:rsidR="00D36FF0" w:rsidRPr="00D85136">
        <w:rPr>
          <w:rStyle w:val="eop"/>
          <w:rFonts w:eastAsiaTheme="majorEastAsia"/>
        </w:rPr>
        <w:t>This will cause the fitted distribution to predict higher return levels as it is more sensitive to extreme data</w:t>
      </w:r>
      <w:r w:rsidR="00EB1E87" w:rsidRPr="00D85136">
        <w:rPr>
          <w:rStyle w:val="eop"/>
          <w:rFonts w:eastAsiaTheme="majorEastAsia"/>
        </w:rPr>
        <w:t>,</w:t>
      </w:r>
      <w:r w:rsidR="00D36FF0" w:rsidRPr="00D85136">
        <w:rPr>
          <w:rStyle w:val="eop"/>
          <w:rFonts w:eastAsiaTheme="majorEastAsia"/>
        </w:rPr>
        <w:t xml:space="preserve"> </w:t>
      </w:r>
      <w:r w:rsidR="00EB1E87" w:rsidRPr="00D85136">
        <w:rPr>
          <w:rStyle w:val="eop"/>
          <w:rFonts w:eastAsiaTheme="majorEastAsia"/>
        </w:rPr>
        <w:t>e</w:t>
      </w:r>
      <w:r w:rsidR="00D36FF0" w:rsidRPr="00D85136">
        <w:rPr>
          <w:rStyle w:val="eop"/>
          <w:rFonts w:eastAsiaTheme="majorEastAsia"/>
        </w:rPr>
        <w:t xml:space="preserve">specially when choosing a high threshold. </w:t>
      </w:r>
    </w:p>
    <w:p w14:paraId="390B303B" w14:textId="77777777" w:rsidR="000A2014" w:rsidRPr="00D85136" w:rsidRDefault="000A2014" w:rsidP="00CB64D2">
      <w:pPr>
        <w:pStyle w:val="paragraph"/>
        <w:spacing w:before="0" w:beforeAutospacing="0" w:after="0" w:afterAutospacing="0"/>
        <w:textAlignment w:val="baseline"/>
        <w:rPr>
          <w:rStyle w:val="eop"/>
          <w:rFonts w:eastAsiaTheme="majorEastAsia"/>
        </w:rPr>
      </w:pPr>
    </w:p>
    <w:p w14:paraId="1FE9A660" w14:textId="2CACF91E" w:rsidR="00283BAE" w:rsidRPr="00D85136" w:rsidRDefault="00E41687" w:rsidP="00D85136">
      <w:pPr>
        <w:pStyle w:val="Heading3"/>
        <w:rPr>
          <w:rStyle w:val="eop"/>
          <w:rFonts w:ascii="Times New Roman" w:hAnsi="Times New Roman" w:cs="Times New Roman"/>
          <w:b/>
          <w:bCs/>
          <w:color w:val="auto"/>
          <w:sz w:val="24"/>
          <w:szCs w:val="24"/>
        </w:rPr>
      </w:pPr>
      <w:bookmarkStart w:id="19" w:name="_Toc173901474"/>
      <w:r w:rsidRPr="00D85136">
        <w:rPr>
          <w:rStyle w:val="eop"/>
          <w:rFonts w:ascii="Times New Roman" w:hAnsi="Times New Roman" w:cs="Times New Roman"/>
          <w:b/>
          <w:bCs/>
          <w:color w:val="auto"/>
          <w:sz w:val="24"/>
          <w:szCs w:val="24"/>
        </w:rPr>
        <w:t>Interpretation of Results</w:t>
      </w:r>
      <w:bookmarkEnd w:id="19"/>
    </w:p>
    <w:p w14:paraId="13A10EBF" w14:textId="02A3155E" w:rsidR="00E41687" w:rsidRPr="00D85136" w:rsidRDefault="00E41687" w:rsidP="00E41687">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D85136">
        <w:rPr>
          <w:rFonts w:ascii="Times New Roman" w:eastAsia="Times New Roman" w:hAnsi="Times New Roman" w:cs="Times New Roman"/>
          <w:kern w:val="0"/>
          <w:sz w:val="24"/>
          <w:szCs w:val="24"/>
          <w:lang w:val="en-GB" w:eastAsia="en-GB"/>
          <w14:ligatures w14:val="none"/>
        </w:rPr>
        <w:t>Given that POT is yielding higher return levels than BM in this analysis, this might indicate several insights about the coastal clusters:</w:t>
      </w:r>
    </w:p>
    <w:p w14:paraId="0457EED0" w14:textId="20F3A2C1" w:rsidR="007D0942" w:rsidRPr="00D85136" w:rsidRDefault="00D55B8E" w:rsidP="00E41687">
      <w:pPr>
        <w:spacing w:before="100" w:beforeAutospacing="1" w:after="100" w:afterAutospacing="1" w:line="240" w:lineRule="auto"/>
        <w:rPr>
          <w:rFonts w:ascii="Times New Roman" w:eastAsia="Times New Roman" w:hAnsi="Times New Roman" w:cs="Times New Roman"/>
          <w:i/>
          <w:iCs/>
          <w:kern w:val="0"/>
          <w:sz w:val="24"/>
          <w:szCs w:val="24"/>
          <w:lang w:val="en-GB" w:eastAsia="en-GB"/>
          <w14:ligatures w14:val="none"/>
        </w:rPr>
      </w:pPr>
      <w:r w:rsidRPr="00D85136">
        <w:rPr>
          <w:rFonts w:ascii="Times New Roman" w:eastAsia="Times New Roman" w:hAnsi="Times New Roman" w:cs="Times New Roman"/>
          <w:i/>
          <w:iCs/>
          <w:kern w:val="0"/>
          <w:sz w:val="24"/>
          <w:szCs w:val="24"/>
          <w:lang w:val="en-GB" w:eastAsia="en-GB"/>
          <w14:ligatures w14:val="none"/>
        </w:rPr>
        <w:t>POT Sensitivity to Frequent Extremes</w:t>
      </w:r>
    </w:p>
    <w:p w14:paraId="5330B633" w14:textId="5E496510" w:rsidR="00380499" w:rsidRPr="00D85136" w:rsidRDefault="005A3DCE" w:rsidP="00C24D9F">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D85136">
        <w:rPr>
          <w:rFonts w:ascii="Times New Roman" w:eastAsia="Times New Roman" w:hAnsi="Times New Roman" w:cs="Times New Roman"/>
          <w:kern w:val="0"/>
          <w:sz w:val="24"/>
          <w:szCs w:val="24"/>
          <w:lang w:val="en-GB" w:eastAsia="en-GB"/>
          <w14:ligatures w14:val="none"/>
        </w:rPr>
        <w:t xml:space="preserve">The POT leading to higher return levels suggests that there are </w:t>
      </w:r>
      <w:r w:rsidR="00034E64" w:rsidRPr="00D85136">
        <w:rPr>
          <w:rFonts w:ascii="Times New Roman" w:eastAsia="Times New Roman" w:hAnsi="Times New Roman" w:cs="Times New Roman"/>
          <w:kern w:val="0"/>
          <w:sz w:val="24"/>
          <w:szCs w:val="24"/>
          <w:lang w:val="en-GB" w:eastAsia="en-GB"/>
          <w14:ligatures w14:val="none"/>
        </w:rPr>
        <w:t xml:space="preserve">frequent significant surges </w:t>
      </w:r>
      <w:r w:rsidR="006B3C2A" w:rsidRPr="00D85136">
        <w:rPr>
          <w:rFonts w:ascii="Times New Roman" w:eastAsia="Times New Roman" w:hAnsi="Times New Roman" w:cs="Times New Roman"/>
          <w:kern w:val="0"/>
          <w:sz w:val="24"/>
          <w:szCs w:val="24"/>
          <w:lang w:val="en-GB" w:eastAsia="en-GB"/>
          <w14:ligatures w14:val="none"/>
        </w:rPr>
        <w:t xml:space="preserve">in </w:t>
      </w:r>
      <w:r w:rsidR="00FF5BE1" w:rsidRPr="00D85136">
        <w:rPr>
          <w:rFonts w:ascii="Times New Roman" w:eastAsia="Times New Roman" w:hAnsi="Times New Roman" w:cs="Times New Roman"/>
          <w:kern w:val="0"/>
          <w:sz w:val="24"/>
          <w:szCs w:val="24"/>
          <w:lang w:val="en-GB" w:eastAsia="en-GB"/>
          <w14:ligatures w14:val="none"/>
        </w:rPr>
        <w:t>the majority of locations around the coastline</w:t>
      </w:r>
      <w:r w:rsidR="00037957" w:rsidRPr="00D85136">
        <w:rPr>
          <w:rFonts w:ascii="Times New Roman" w:eastAsia="Times New Roman" w:hAnsi="Times New Roman" w:cs="Times New Roman"/>
          <w:kern w:val="0"/>
          <w:sz w:val="24"/>
          <w:szCs w:val="24"/>
          <w:lang w:val="en-GB" w:eastAsia="en-GB"/>
          <w14:ligatures w14:val="none"/>
        </w:rPr>
        <w:t xml:space="preserve">, and indicates that for locations where this is </w:t>
      </w:r>
      <w:r w:rsidR="00037957" w:rsidRPr="00D85136">
        <w:rPr>
          <w:rFonts w:ascii="Times New Roman" w:eastAsia="Times New Roman" w:hAnsi="Times New Roman" w:cs="Times New Roman"/>
          <w:kern w:val="0"/>
          <w:sz w:val="24"/>
          <w:szCs w:val="24"/>
          <w:lang w:val="en-GB" w:eastAsia="en-GB"/>
          <w14:ligatures w14:val="none"/>
        </w:rPr>
        <w:lastRenderedPageBreak/>
        <w:t xml:space="preserve">true, </w:t>
      </w:r>
      <w:r w:rsidR="00074EC3" w:rsidRPr="00D85136">
        <w:rPr>
          <w:rFonts w:ascii="Times New Roman" w:eastAsia="Times New Roman" w:hAnsi="Times New Roman" w:cs="Times New Roman"/>
          <w:kern w:val="0"/>
          <w:sz w:val="24"/>
          <w:szCs w:val="24"/>
          <w:lang w:val="en-GB" w:eastAsia="en-GB"/>
          <w14:ligatures w14:val="none"/>
        </w:rPr>
        <w:t>consistent moderate to extreme events are more likely</w:t>
      </w:r>
      <w:r w:rsidR="00105248" w:rsidRPr="00D85136">
        <w:rPr>
          <w:rFonts w:ascii="Times New Roman" w:eastAsia="Times New Roman" w:hAnsi="Times New Roman" w:cs="Times New Roman"/>
          <w:kern w:val="0"/>
          <w:sz w:val="24"/>
          <w:szCs w:val="24"/>
          <w:lang w:val="en-GB" w:eastAsia="en-GB"/>
          <w14:ligatures w14:val="none"/>
        </w:rPr>
        <w:t xml:space="preserve">. </w:t>
      </w:r>
      <w:r w:rsidR="00074EC3" w:rsidRPr="00D85136">
        <w:rPr>
          <w:rFonts w:ascii="Times New Roman" w:eastAsia="Times New Roman" w:hAnsi="Times New Roman" w:cs="Times New Roman"/>
          <w:kern w:val="0"/>
          <w:sz w:val="24"/>
          <w:szCs w:val="24"/>
          <w:lang w:val="en-GB" w:eastAsia="en-GB"/>
          <w14:ligatures w14:val="none"/>
        </w:rPr>
        <w:t>This sensitivity means that the POT captures the clustering of extreme events</w:t>
      </w:r>
      <w:r w:rsidR="00061EC0" w:rsidRPr="00D85136">
        <w:rPr>
          <w:rFonts w:ascii="Times New Roman" w:eastAsia="Times New Roman" w:hAnsi="Times New Roman" w:cs="Times New Roman"/>
          <w:kern w:val="0"/>
          <w:sz w:val="24"/>
          <w:szCs w:val="24"/>
          <w:lang w:val="en-GB" w:eastAsia="en-GB"/>
          <w14:ligatures w14:val="none"/>
        </w:rPr>
        <w:t xml:space="preserve"> better, which is crucial in understanding the overall exposure and risk.</w:t>
      </w:r>
    </w:p>
    <w:p w14:paraId="0F92802B" w14:textId="45E8408E" w:rsidR="00380499" w:rsidRPr="00D85136" w:rsidRDefault="00380499" w:rsidP="001F246D">
      <w:pPr>
        <w:spacing w:before="100" w:beforeAutospacing="1" w:after="100" w:afterAutospacing="1" w:line="240" w:lineRule="auto"/>
        <w:ind w:firstLine="720"/>
        <w:rPr>
          <w:rFonts w:ascii="Times New Roman" w:eastAsia="Times New Roman" w:hAnsi="Times New Roman" w:cs="Times New Roman"/>
          <w:kern w:val="0"/>
          <w:sz w:val="24"/>
          <w:szCs w:val="24"/>
          <w:lang w:val="en-GB" w:eastAsia="en-GB"/>
          <w14:ligatures w14:val="none"/>
        </w:rPr>
      </w:pPr>
      <w:r w:rsidRPr="00D85136">
        <w:rPr>
          <w:rFonts w:ascii="Times New Roman" w:eastAsia="Times New Roman" w:hAnsi="Times New Roman" w:cs="Times New Roman"/>
          <w:i/>
          <w:iCs/>
          <w:kern w:val="0"/>
          <w:sz w:val="24"/>
          <w:szCs w:val="24"/>
          <w:lang w:val="en-GB" w:eastAsia="en-GB"/>
          <w14:ligatures w14:val="none"/>
        </w:rPr>
        <w:t xml:space="preserve">Figure </w:t>
      </w:r>
      <w:r w:rsidR="00CA6EED" w:rsidRPr="00D85136">
        <w:rPr>
          <w:rFonts w:ascii="Times New Roman" w:eastAsia="Times New Roman" w:hAnsi="Times New Roman" w:cs="Times New Roman"/>
          <w:i/>
          <w:iCs/>
          <w:kern w:val="0"/>
          <w:sz w:val="24"/>
          <w:szCs w:val="24"/>
          <w:lang w:val="en-GB" w:eastAsia="en-GB"/>
          <w14:ligatures w14:val="none"/>
        </w:rPr>
        <w:t>2</w:t>
      </w:r>
      <w:r w:rsidR="00BE2448" w:rsidRPr="00D85136">
        <w:rPr>
          <w:rFonts w:ascii="Times New Roman" w:eastAsia="Times New Roman" w:hAnsi="Times New Roman" w:cs="Times New Roman"/>
          <w:i/>
          <w:iCs/>
          <w:kern w:val="0"/>
          <w:sz w:val="24"/>
          <w:szCs w:val="24"/>
          <w:lang w:val="en-GB" w:eastAsia="en-GB"/>
          <w14:ligatures w14:val="none"/>
        </w:rPr>
        <w:t>0</w:t>
      </w:r>
      <w:r w:rsidR="00CA6EED" w:rsidRPr="00D85136">
        <w:rPr>
          <w:rFonts w:ascii="Times New Roman" w:eastAsia="Times New Roman" w:hAnsi="Times New Roman" w:cs="Times New Roman"/>
          <w:kern w:val="0"/>
          <w:sz w:val="24"/>
          <w:szCs w:val="24"/>
          <w:lang w:val="en-GB" w:eastAsia="en-GB"/>
          <w14:ligatures w14:val="none"/>
        </w:rPr>
        <w:t xml:space="preserve"> in the results section</w:t>
      </w:r>
      <w:r w:rsidRPr="00D85136">
        <w:rPr>
          <w:rFonts w:ascii="Times New Roman" w:eastAsia="Times New Roman" w:hAnsi="Times New Roman" w:cs="Times New Roman"/>
          <w:kern w:val="0"/>
          <w:sz w:val="24"/>
          <w:szCs w:val="24"/>
          <w:lang w:val="en-GB" w:eastAsia="en-GB"/>
          <w14:ligatures w14:val="none"/>
        </w:rPr>
        <w:t xml:space="preserve"> illustrates a comparison</w:t>
      </w:r>
      <w:r w:rsidR="00C17B07" w:rsidRPr="00D85136">
        <w:rPr>
          <w:rFonts w:ascii="Times New Roman" w:eastAsia="Times New Roman" w:hAnsi="Times New Roman" w:cs="Times New Roman"/>
          <w:kern w:val="0"/>
          <w:sz w:val="24"/>
          <w:szCs w:val="24"/>
          <w:lang w:val="en-GB" w:eastAsia="en-GB"/>
          <w14:ligatures w14:val="none"/>
        </w:rPr>
        <w:t xml:space="preserve"> of the 5-year return levels calculated using both methods. </w:t>
      </w:r>
      <w:r w:rsidR="00C24D9F" w:rsidRPr="00D85136">
        <w:rPr>
          <w:rFonts w:ascii="Times New Roman" w:eastAsia="Times New Roman" w:hAnsi="Times New Roman" w:cs="Times New Roman"/>
          <w:kern w:val="0"/>
          <w:sz w:val="24"/>
          <w:szCs w:val="24"/>
          <w:lang w:val="en-GB" w:eastAsia="en-GB"/>
          <w14:ligatures w14:val="none"/>
        </w:rPr>
        <w:t>Blue</w:t>
      </w:r>
      <w:r w:rsidR="00C17B07" w:rsidRPr="00D85136">
        <w:rPr>
          <w:rFonts w:ascii="Times New Roman" w:eastAsia="Times New Roman" w:hAnsi="Times New Roman" w:cs="Times New Roman"/>
          <w:kern w:val="0"/>
          <w:sz w:val="24"/>
          <w:szCs w:val="24"/>
          <w:lang w:val="en-GB" w:eastAsia="en-GB"/>
          <w14:ligatures w14:val="none"/>
        </w:rPr>
        <w:t xml:space="preserve"> areas show where the 5-year return level was higher for POT than BM, a</w:t>
      </w:r>
      <w:r w:rsidR="006955F7" w:rsidRPr="00D85136">
        <w:rPr>
          <w:rFonts w:ascii="Times New Roman" w:eastAsia="Times New Roman" w:hAnsi="Times New Roman" w:cs="Times New Roman"/>
          <w:kern w:val="0"/>
          <w:sz w:val="24"/>
          <w:szCs w:val="24"/>
          <w:lang w:val="en-GB" w:eastAsia="en-GB"/>
          <w14:ligatures w14:val="none"/>
        </w:rPr>
        <w:t>nd</w:t>
      </w:r>
      <w:r w:rsidR="00C17B07" w:rsidRPr="00D85136">
        <w:rPr>
          <w:rFonts w:ascii="Times New Roman" w:eastAsia="Times New Roman" w:hAnsi="Times New Roman" w:cs="Times New Roman"/>
          <w:kern w:val="0"/>
          <w:sz w:val="24"/>
          <w:szCs w:val="24"/>
          <w:lang w:val="en-GB" w:eastAsia="en-GB"/>
          <w14:ligatures w14:val="none"/>
        </w:rPr>
        <w:t xml:space="preserve"> the </w:t>
      </w:r>
      <w:r w:rsidR="00C24D9F" w:rsidRPr="00D85136">
        <w:rPr>
          <w:rFonts w:ascii="Times New Roman" w:eastAsia="Times New Roman" w:hAnsi="Times New Roman" w:cs="Times New Roman"/>
          <w:kern w:val="0"/>
          <w:sz w:val="24"/>
          <w:szCs w:val="24"/>
          <w:lang w:val="en-GB" w:eastAsia="en-GB"/>
          <w14:ligatures w14:val="none"/>
        </w:rPr>
        <w:t>red</w:t>
      </w:r>
      <w:r w:rsidR="00C17B07" w:rsidRPr="00D85136">
        <w:rPr>
          <w:rFonts w:ascii="Times New Roman" w:eastAsia="Times New Roman" w:hAnsi="Times New Roman" w:cs="Times New Roman"/>
          <w:kern w:val="0"/>
          <w:sz w:val="24"/>
          <w:szCs w:val="24"/>
          <w:lang w:val="en-GB" w:eastAsia="en-GB"/>
          <w14:ligatures w14:val="none"/>
        </w:rPr>
        <w:t xml:space="preserve"> shows vice versa. </w:t>
      </w:r>
      <w:r w:rsidR="006955F7" w:rsidRPr="00D85136">
        <w:rPr>
          <w:rFonts w:ascii="Times New Roman" w:eastAsia="Times New Roman" w:hAnsi="Times New Roman" w:cs="Times New Roman"/>
          <w:kern w:val="0"/>
          <w:sz w:val="24"/>
          <w:szCs w:val="24"/>
          <w:lang w:val="en-GB" w:eastAsia="en-GB"/>
          <w14:ligatures w14:val="none"/>
        </w:rPr>
        <w:t xml:space="preserve">The </w:t>
      </w:r>
      <w:r w:rsidR="00C24D9F" w:rsidRPr="00D85136">
        <w:rPr>
          <w:rFonts w:ascii="Times New Roman" w:eastAsia="Times New Roman" w:hAnsi="Times New Roman" w:cs="Times New Roman"/>
          <w:kern w:val="0"/>
          <w:sz w:val="24"/>
          <w:szCs w:val="24"/>
          <w:lang w:val="en-GB" w:eastAsia="en-GB"/>
          <w14:ligatures w14:val="none"/>
        </w:rPr>
        <w:t>blue</w:t>
      </w:r>
      <w:r w:rsidR="006955F7" w:rsidRPr="00D85136">
        <w:rPr>
          <w:rFonts w:ascii="Times New Roman" w:eastAsia="Times New Roman" w:hAnsi="Times New Roman" w:cs="Times New Roman"/>
          <w:kern w:val="0"/>
          <w:sz w:val="24"/>
          <w:szCs w:val="24"/>
          <w:lang w:val="en-GB" w:eastAsia="en-GB"/>
          <w14:ligatures w14:val="none"/>
        </w:rPr>
        <w:t xml:space="preserve"> areas are suggestive</w:t>
      </w:r>
      <w:r w:rsidR="000F5A9F" w:rsidRPr="00D85136">
        <w:rPr>
          <w:rFonts w:ascii="Times New Roman" w:eastAsia="Times New Roman" w:hAnsi="Times New Roman" w:cs="Times New Roman"/>
          <w:kern w:val="0"/>
          <w:sz w:val="24"/>
          <w:szCs w:val="24"/>
          <w:lang w:val="en-GB" w:eastAsia="en-GB"/>
          <w14:ligatures w14:val="none"/>
        </w:rPr>
        <w:t xml:space="preserve">ly more prone to frequent significant sea level surges. The </w:t>
      </w:r>
      <w:r w:rsidR="00C24D9F" w:rsidRPr="00D85136">
        <w:rPr>
          <w:rFonts w:ascii="Times New Roman" w:eastAsia="Times New Roman" w:hAnsi="Times New Roman" w:cs="Times New Roman"/>
          <w:kern w:val="0"/>
          <w:sz w:val="24"/>
          <w:szCs w:val="24"/>
          <w:lang w:val="en-GB" w:eastAsia="en-GB"/>
          <w14:ligatures w14:val="none"/>
        </w:rPr>
        <w:t>red</w:t>
      </w:r>
      <w:r w:rsidR="000F5A9F" w:rsidRPr="00D85136">
        <w:rPr>
          <w:rFonts w:ascii="Times New Roman" w:eastAsia="Times New Roman" w:hAnsi="Times New Roman" w:cs="Times New Roman"/>
          <w:kern w:val="0"/>
          <w:sz w:val="24"/>
          <w:szCs w:val="24"/>
          <w:lang w:val="en-GB" w:eastAsia="en-GB"/>
          <w14:ligatures w14:val="none"/>
        </w:rPr>
        <w:t xml:space="preserve"> areas</w:t>
      </w:r>
      <w:r w:rsidR="00077D1C" w:rsidRPr="00D85136">
        <w:rPr>
          <w:rFonts w:ascii="Times New Roman" w:eastAsia="Times New Roman" w:hAnsi="Times New Roman" w:cs="Times New Roman"/>
          <w:kern w:val="0"/>
          <w:sz w:val="24"/>
          <w:szCs w:val="24"/>
          <w:lang w:val="en-GB" w:eastAsia="en-GB"/>
          <w14:ligatures w14:val="none"/>
        </w:rPr>
        <w:t xml:space="preserve">, specifically Galway Bay, </w:t>
      </w:r>
      <w:r w:rsidR="00517A4B" w:rsidRPr="00D85136">
        <w:rPr>
          <w:rFonts w:ascii="Times New Roman" w:eastAsia="Times New Roman" w:hAnsi="Times New Roman" w:cs="Times New Roman"/>
          <w:kern w:val="0"/>
          <w:sz w:val="24"/>
          <w:szCs w:val="24"/>
          <w:lang w:val="en-GB" w:eastAsia="en-GB"/>
          <w14:ligatures w14:val="none"/>
        </w:rPr>
        <w:t>by comparison experience</w:t>
      </w:r>
      <w:r w:rsidR="001E558C" w:rsidRPr="00D85136">
        <w:rPr>
          <w:rFonts w:ascii="Times New Roman" w:eastAsia="Times New Roman" w:hAnsi="Times New Roman" w:cs="Times New Roman"/>
          <w:kern w:val="0"/>
          <w:sz w:val="24"/>
          <w:szCs w:val="24"/>
          <w:lang w:val="en-GB" w:eastAsia="en-GB"/>
          <w14:ligatures w14:val="none"/>
        </w:rPr>
        <w:t xml:space="preserve"> less common</w:t>
      </w:r>
      <w:r w:rsidR="00517A4B" w:rsidRPr="00D85136">
        <w:rPr>
          <w:rFonts w:ascii="Times New Roman" w:eastAsia="Times New Roman" w:hAnsi="Times New Roman" w:cs="Times New Roman"/>
          <w:kern w:val="0"/>
          <w:sz w:val="24"/>
          <w:szCs w:val="24"/>
          <w:lang w:val="en-GB" w:eastAsia="en-GB"/>
          <w14:ligatures w14:val="none"/>
        </w:rPr>
        <w:t xml:space="preserve"> but more extreme events.</w:t>
      </w:r>
    </w:p>
    <w:p w14:paraId="35F39062" w14:textId="29A5E684" w:rsidR="000A2014" w:rsidRPr="00D85136" w:rsidRDefault="005D39B0" w:rsidP="000A2014">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D85136">
        <w:rPr>
          <w:rFonts w:ascii="Times New Roman" w:eastAsia="Times New Roman" w:hAnsi="Times New Roman" w:cs="Times New Roman"/>
          <w:kern w:val="0"/>
          <w:sz w:val="24"/>
          <w:szCs w:val="24"/>
          <w:lang w:val="en-GB" w:eastAsia="en-GB"/>
          <w14:ligatures w14:val="none"/>
        </w:rPr>
        <w:t xml:space="preserve">Ultimately, </w:t>
      </w:r>
      <w:r w:rsidR="00AF5BA9" w:rsidRPr="00D85136">
        <w:rPr>
          <w:rFonts w:ascii="Times New Roman" w:eastAsia="Times New Roman" w:hAnsi="Times New Roman" w:cs="Times New Roman"/>
          <w:kern w:val="0"/>
          <w:sz w:val="24"/>
          <w:szCs w:val="24"/>
          <w:lang w:val="en-GB" w:eastAsia="en-GB"/>
          <w14:ligatures w14:val="none"/>
        </w:rPr>
        <w:t xml:space="preserve">the POT is considering multiple significant surges within the same year which provides a broader view of extreme event frequency. </w:t>
      </w:r>
      <w:r w:rsidR="00812CD7" w:rsidRPr="00D85136">
        <w:rPr>
          <w:rFonts w:ascii="Times New Roman" w:eastAsia="Times New Roman" w:hAnsi="Times New Roman" w:cs="Times New Roman"/>
          <w:kern w:val="0"/>
          <w:sz w:val="24"/>
          <w:szCs w:val="24"/>
          <w:lang w:val="en-GB" w:eastAsia="en-GB"/>
          <w14:ligatures w14:val="none"/>
        </w:rPr>
        <w:t xml:space="preserve">The BM method is sensitive to the single largest event in a year, making it influenced </w:t>
      </w:r>
      <w:r w:rsidR="004C542E" w:rsidRPr="00D85136">
        <w:rPr>
          <w:rFonts w:ascii="Times New Roman" w:eastAsia="Times New Roman" w:hAnsi="Times New Roman" w:cs="Times New Roman"/>
          <w:kern w:val="0"/>
          <w:sz w:val="24"/>
          <w:szCs w:val="24"/>
          <w:lang w:val="en-GB" w:eastAsia="en-GB"/>
          <w14:ligatures w14:val="none"/>
        </w:rPr>
        <w:t xml:space="preserve">by rare, exceptionally high surges. </w:t>
      </w:r>
      <w:r w:rsidR="00BE7B43" w:rsidRPr="00D85136">
        <w:rPr>
          <w:rFonts w:ascii="Times New Roman" w:eastAsia="Times New Roman" w:hAnsi="Times New Roman" w:cs="Times New Roman"/>
          <w:kern w:val="0"/>
          <w:sz w:val="24"/>
          <w:szCs w:val="24"/>
          <w:lang w:val="en-GB" w:eastAsia="en-GB"/>
          <w14:ligatures w14:val="none"/>
        </w:rPr>
        <w:t xml:space="preserve">Blue </w:t>
      </w:r>
      <w:r w:rsidR="004C542E" w:rsidRPr="00D85136">
        <w:rPr>
          <w:rFonts w:ascii="Times New Roman" w:eastAsia="Times New Roman" w:hAnsi="Times New Roman" w:cs="Times New Roman"/>
          <w:kern w:val="0"/>
          <w:sz w:val="24"/>
          <w:szCs w:val="24"/>
          <w:lang w:val="en-GB" w:eastAsia="en-GB"/>
          <w14:ligatures w14:val="none"/>
        </w:rPr>
        <w:t>zones (where 5-yr return levels for POT &gt; BM</w:t>
      </w:r>
      <w:r w:rsidR="003C7C17" w:rsidRPr="00D85136">
        <w:rPr>
          <w:rFonts w:ascii="Times New Roman" w:eastAsia="Times New Roman" w:hAnsi="Times New Roman" w:cs="Times New Roman"/>
          <w:kern w:val="0"/>
          <w:sz w:val="24"/>
          <w:szCs w:val="24"/>
          <w:lang w:val="en-GB" w:eastAsia="en-GB"/>
          <w14:ligatures w14:val="none"/>
        </w:rPr>
        <w:t xml:space="preserve">) </w:t>
      </w:r>
      <w:r w:rsidR="00421F67" w:rsidRPr="00D85136">
        <w:rPr>
          <w:rFonts w:ascii="Times New Roman" w:eastAsia="Times New Roman" w:hAnsi="Times New Roman" w:cs="Times New Roman"/>
          <w:kern w:val="0"/>
          <w:sz w:val="24"/>
          <w:szCs w:val="24"/>
          <w:lang w:val="en-GB" w:eastAsia="en-GB"/>
          <w14:ligatures w14:val="none"/>
        </w:rPr>
        <w:t xml:space="preserve">have typically more frequent </w:t>
      </w:r>
      <w:r w:rsidR="00607663" w:rsidRPr="00D85136">
        <w:rPr>
          <w:rFonts w:ascii="Times New Roman" w:eastAsia="Times New Roman" w:hAnsi="Times New Roman" w:cs="Times New Roman"/>
          <w:kern w:val="0"/>
          <w:sz w:val="24"/>
          <w:szCs w:val="24"/>
          <w:lang w:val="en-GB" w:eastAsia="en-GB"/>
          <w14:ligatures w14:val="none"/>
        </w:rPr>
        <w:t xml:space="preserve">extreme events, while </w:t>
      </w:r>
      <w:r w:rsidR="00505A1A" w:rsidRPr="00D85136">
        <w:rPr>
          <w:rFonts w:ascii="Times New Roman" w:eastAsia="Times New Roman" w:hAnsi="Times New Roman" w:cs="Times New Roman"/>
          <w:kern w:val="0"/>
          <w:sz w:val="24"/>
          <w:szCs w:val="24"/>
          <w:lang w:val="en-GB" w:eastAsia="en-GB"/>
          <w14:ligatures w14:val="none"/>
        </w:rPr>
        <w:t>Galway Bay</w:t>
      </w:r>
      <w:r w:rsidR="00607663" w:rsidRPr="00D85136">
        <w:rPr>
          <w:rFonts w:ascii="Times New Roman" w:eastAsia="Times New Roman" w:hAnsi="Times New Roman" w:cs="Times New Roman"/>
          <w:kern w:val="0"/>
          <w:sz w:val="24"/>
          <w:szCs w:val="24"/>
          <w:lang w:val="en-GB" w:eastAsia="en-GB"/>
          <w14:ligatures w14:val="none"/>
        </w:rPr>
        <w:t xml:space="preserve"> which represents the </w:t>
      </w:r>
      <w:r w:rsidR="00BE7B43" w:rsidRPr="00D85136">
        <w:rPr>
          <w:rFonts w:ascii="Times New Roman" w:eastAsia="Times New Roman" w:hAnsi="Times New Roman" w:cs="Times New Roman"/>
          <w:kern w:val="0"/>
          <w:sz w:val="24"/>
          <w:szCs w:val="24"/>
          <w:lang w:val="en-GB" w:eastAsia="en-GB"/>
          <w14:ligatures w14:val="none"/>
        </w:rPr>
        <w:t>red</w:t>
      </w:r>
      <w:r w:rsidR="00607663" w:rsidRPr="00D85136">
        <w:rPr>
          <w:rFonts w:ascii="Times New Roman" w:eastAsia="Times New Roman" w:hAnsi="Times New Roman" w:cs="Times New Roman"/>
          <w:kern w:val="0"/>
          <w:sz w:val="24"/>
          <w:szCs w:val="24"/>
          <w:lang w:val="en-GB" w:eastAsia="en-GB"/>
          <w14:ligatures w14:val="none"/>
        </w:rPr>
        <w:t xml:space="preserve"> zone is prone to rare but extremely significant surges. </w:t>
      </w:r>
      <w:r w:rsidR="00505A1A" w:rsidRPr="00D85136">
        <w:rPr>
          <w:rFonts w:ascii="Times New Roman" w:eastAsia="Times New Roman" w:hAnsi="Times New Roman" w:cs="Times New Roman"/>
          <w:kern w:val="0"/>
          <w:sz w:val="24"/>
          <w:szCs w:val="24"/>
          <w:lang w:val="en-GB" w:eastAsia="en-GB"/>
          <w14:ligatures w14:val="none"/>
        </w:rPr>
        <w:t xml:space="preserve">The </w:t>
      </w:r>
      <w:r w:rsidR="00BE7B43" w:rsidRPr="00D85136">
        <w:rPr>
          <w:rFonts w:ascii="Times New Roman" w:eastAsia="Times New Roman" w:hAnsi="Times New Roman" w:cs="Times New Roman"/>
          <w:kern w:val="0"/>
          <w:sz w:val="24"/>
          <w:szCs w:val="24"/>
          <w:lang w:val="en-GB" w:eastAsia="en-GB"/>
          <w14:ligatures w14:val="none"/>
        </w:rPr>
        <w:t>blue</w:t>
      </w:r>
      <w:r w:rsidR="00AA5826" w:rsidRPr="00D85136">
        <w:rPr>
          <w:rFonts w:ascii="Times New Roman" w:eastAsia="Times New Roman" w:hAnsi="Times New Roman" w:cs="Times New Roman"/>
          <w:kern w:val="0"/>
          <w:sz w:val="24"/>
          <w:szCs w:val="24"/>
          <w:lang w:val="en-GB" w:eastAsia="en-GB"/>
          <w14:ligatures w14:val="none"/>
        </w:rPr>
        <w:t xml:space="preserve"> zones, by experiencing more consistent moderate to extreme surges, </w:t>
      </w:r>
      <w:r w:rsidR="00C25B1F" w:rsidRPr="00D85136">
        <w:rPr>
          <w:rFonts w:ascii="Times New Roman" w:eastAsia="Times New Roman" w:hAnsi="Times New Roman" w:cs="Times New Roman"/>
          <w:kern w:val="0"/>
          <w:sz w:val="24"/>
          <w:szCs w:val="24"/>
          <w:lang w:val="en-GB" w:eastAsia="en-GB"/>
          <w14:ligatures w14:val="none"/>
        </w:rPr>
        <w:t>are more vulnerable to damage over time, impacting infrastructure, erosion rates and coastal ecosystems.</w:t>
      </w:r>
      <w:r w:rsidR="00597463" w:rsidRPr="00D85136">
        <w:rPr>
          <w:rFonts w:ascii="Times New Roman" w:eastAsia="Times New Roman" w:hAnsi="Times New Roman" w:cs="Times New Roman"/>
          <w:kern w:val="0"/>
          <w:sz w:val="24"/>
          <w:szCs w:val="24"/>
          <w:lang w:val="en-GB" w:eastAsia="en-GB"/>
          <w14:ligatures w14:val="none"/>
        </w:rPr>
        <w:t xml:space="preserve"> </w:t>
      </w:r>
      <w:r w:rsidR="00BE7B43" w:rsidRPr="00D85136">
        <w:rPr>
          <w:rFonts w:ascii="Times New Roman" w:eastAsia="Times New Roman" w:hAnsi="Times New Roman" w:cs="Times New Roman"/>
          <w:kern w:val="0"/>
          <w:sz w:val="24"/>
          <w:szCs w:val="24"/>
          <w:lang w:val="en-GB" w:eastAsia="en-GB"/>
          <w14:ligatures w14:val="none"/>
        </w:rPr>
        <w:t>Red</w:t>
      </w:r>
      <w:r w:rsidR="00597463" w:rsidRPr="00D85136">
        <w:rPr>
          <w:rFonts w:ascii="Times New Roman" w:eastAsia="Times New Roman" w:hAnsi="Times New Roman" w:cs="Times New Roman"/>
          <w:kern w:val="0"/>
          <w:sz w:val="24"/>
          <w:szCs w:val="24"/>
          <w:lang w:val="en-GB" w:eastAsia="en-GB"/>
          <w14:ligatures w14:val="none"/>
        </w:rPr>
        <w:t xml:space="preserve"> zones</w:t>
      </w:r>
      <w:r w:rsidR="005B5DF8" w:rsidRPr="00D85136">
        <w:rPr>
          <w:rFonts w:ascii="Times New Roman" w:eastAsia="Times New Roman" w:hAnsi="Times New Roman" w:cs="Times New Roman"/>
          <w:kern w:val="0"/>
          <w:sz w:val="24"/>
          <w:szCs w:val="24"/>
          <w:lang w:val="en-GB" w:eastAsia="en-GB"/>
          <w14:ligatures w14:val="none"/>
        </w:rPr>
        <w:t xml:space="preserve"> are more vulnerable to severe extreme </w:t>
      </w:r>
      <w:r w:rsidR="00FD3C2C" w:rsidRPr="00D85136">
        <w:rPr>
          <w:rFonts w:ascii="Times New Roman" w:eastAsia="Times New Roman" w:hAnsi="Times New Roman" w:cs="Times New Roman"/>
          <w:kern w:val="0"/>
          <w:sz w:val="24"/>
          <w:szCs w:val="24"/>
          <w:lang w:val="en-GB" w:eastAsia="en-GB"/>
          <w14:ligatures w14:val="none"/>
        </w:rPr>
        <w:t>sea surges, which have potential for catastrophic events, and should be more prepared against emergency situations with resilient infrastructure in place.</w:t>
      </w:r>
    </w:p>
    <w:p w14:paraId="63AD6624" w14:textId="3681DB02" w:rsidR="000A2014" w:rsidRPr="00D85136" w:rsidRDefault="000A2014" w:rsidP="000A2014">
      <w:pPr>
        <w:spacing w:before="100" w:beforeAutospacing="1" w:after="100" w:afterAutospacing="1" w:line="240" w:lineRule="auto"/>
        <w:rPr>
          <w:rStyle w:val="normaltextrun"/>
          <w:rFonts w:ascii="Times New Roman" w:eastAsia="Times New Roman" w:hAnsi="Times New Roman" w:cs="Times New Roman"/>
          <w:kern w:val="0"/>
          <w:sz w:val="24"/>
          <w:szCs w:val="24"/>
          <w:lang w:val="en-GB" w:eastAsia="en-GB"/>
          <w14:ligatures w14:val="none"/>
        </w:rPr>
      </w:pPr>
    </w:p>
    <w:p w14:paraId="3DF8443D" w14:textId="6F1AE710" w:rsidR="00BA47DF" w:rsidRPr="00D85136" w:rsidRDefault="00CB64D2" w:rsidP="00D85136">
      <w:pPr>
        <w:pStyle w:val="Heading1"/>
        <w:rPr>
          <w:rFonts w:ascii="Times New Roman" w:eastAsia="Times New Roman" w:hAnsi="Times New Roman" w:cs="Times New Roman"/>
          <w:color w:val="auto"/>
          <w:kern w:val="0"/>
          <w:sz w:val="18"/>
          <w:szCs w:val="18"/>
          <w:lang w:eastAsia="en-GB"/>
          <w14:ligatures w14:val="none"/>
        </w:rPr>
      </w:pPr>
      <w:bookmarkStart w:id="20" w:name="_Toc173901475"/>
      <w:r w:rsidRPr="00D85136">
        <w:rPr>
          <w:rStyle w:val="normaltextrun"/>
          <w:rFonts w:ascii="Times New Roman" w:hAnsi="Times New Roman" w:cs="Times New Roman"/>
          <w:b/>
          <w:bCs/>
          <w:color w:val="auto"/>
          <w:sz w:val="28"/>
          <w:szCs w:val="28"/>
        </w:rPr>
        <w:t>6. Conclusion</w:t>
      </w:r>
      <w:bookmarkEnd w:id="20"/>
      <w:r w:rsidRPr="00D85136">
        <w:rPr>
          <w:rStyle w:val="eop"/>
          <w:rFonts w:ascii="Times New Roman" w:hAnsi="Times New Roman" w:cs="Times New Roman"/>
          <w:b/>
          <w:bCs/>
          <w:color w:val="auto"/>
        </w:rPr>
        <w:t> </w:t>
      </w:r>
    </w:p>
    <w:p w14:paraId="3AC462DE" w14:textId="0FEB3B97" w:rsidR="001F246D" w:rsidRPr="00D85136" w:rsidRDefault="001F246D" w:rsidP="00D85136">
      <w:pPr>
        <w:pStyle w:val="Heading3"/>
        <w:rPr>
          <w:rFonts w:ascii="Times New Roman" w:eastAsia="Times New Roman" w:hAnsi="Times New Roman" w:cs="Times New Roman"/>
          <w:b/>
          <w:bCs/>
          <w:color w:val="auto"/>
          <w:sz w:val="24"/>
          <w:szCs w:val="24"/>
          <w:lang w:val="en-GB" w:eastAsia="en-GB"/>
        </w:rPr>
      </w:pPr>
      <w:bookmarkStart w:id="21" w:name="_Toc173901476"/>
      <w:r w:rsidRPr="00D85136">
        <w:rPr>
          <w:rFonts w:ascii="Times New Roman" w:eastAsia="Times New Roman" w:hAnsi="Times New Roman" w:cs="Times New Roman"/>
          <w:b/>
          <w:bCs/>
          <w:color w:val="auto"/>
          <w:sz w:val="24"/>
          <w:szCs w:val="24"/>
          <w:lang w:val="en-GB" w:eastAsia="en-GB"/>
        </w:rPr>
        <w:t>Summary of Objectives</w:t>
      </w:r>
      <w:bookmarkEnd w:id="21"/>
    </w:p>
    <w:p w14:paraId="631BA6AC" w14:textId="12720206" w:rsidR="00B55652" w:rsidRPr="00D85136" w:rsidRDefault="00D21450" w:rsidP="00D916A0">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D85136">
        <w:rPr>
          <w:rFonts w:ascii="Times New Roman" w:eastAsia="Times New Roman" w:hAnsi="Times New Roman" w:cs="Times New Roman"/>
          <w:kern w:val="0"/>
          <w:sz w:val="24"/>
          <w:szCs w:val="24"/>
          <w:lang w:val="en-GB" w:eastAsia="en-GB"/>
          <w14:ligatures w14:val="none"/>
        </w:rPr>
        <w:t>The primary goals of this analysis were to</w:t>
      </w:r>
      <w:r w:rsidR="00D07C8E" w:rsidRPr="00D85136">
        <w:rPr>
          <w:rFonts w:ascii="Times New Roman" w:eastAsia="Times New Roman" w:hAnsi="Times New Roman" w:cs="Times New Roman"/>
          <w:kern w:val="0"/>
          <w:sz w:val="24"/>
          <w:szCs w:val="24"/>
          <w:lang w:val="en-GB" w:eastAsia="en-GB"/>
          <w14:ligatures w14:val="none"/>
        </w:rPr>
        <w:t xml:space="preserve">: (a) </w:t>
      </w:r>
      <w:r w:rsidR="0012073D" w:rsidRPr="00D85136">
        <w:rPr>
          <w:rFonts w:ascii="Times New Roman" w:eastAsia="Times New Roman" w:hAnsi="Times New Roman" w:cs="Times New Roman"/>
          <w:kern w:val="0"/>
          <w:sz w:val="24"/>
          <w:szCs w:val="24"/>
          <w:lang w:val="en-GB" w:eastAsia="en-GB"/>
          <w14:ligatures w14:val="none"/>
        </w:rPr>
        <w:t>C</w:t>
      </w:r>
      <w:r w:rsidR="00DC1C68" w:rsidRPr="00D85136">
        <w:rPr>
          <w:rFonts w:ascii="Times New Roman" w:eastAsia="Times New Roman" w:hAnsi="Times New Roman" w:cs="Times New Roman"/>
          <w:kern w:val="0"/>
          <w:sz w:val="24"/>
          <w:szCs w:val="24"/>
          <w:lang w:val="en-GB" w:eastAsia="en-GB"/>
          <w14:ligatures w14:val="none"/>
        </w:rPr>
        <w:t>haracterise sea-level extremes</w:t>
      </w:r>
      <w:r w:rsidR="00B92EBF" w:rsidRPr="00D85136">
        <w:rPr>
          <w:rFonts w:ascii="Times New Roman" w:eastAsia="Times New Roman" w:hAnsi="Times New Roman" w:cs="Times New Roman"/>
          <w:kern w:val="0"/>
          <w:sz w:val="24"/>
          <w:szCs w:val="24"/>
          <w:lang w:val="en-GB" w:eastAsia="en-GB"/>
          <w14:ligatures w14:val="none"/>
        </w:rPr>
        <w:t xml:space="preserve"> by focusing on the extremes, or tail-ends of the distribution. (b)</w:t>
      </w:r>
      <w:r w:rsidR="00DF31CE" w:rsidRPr="00D85136">
        <w:rPr>
          <w:rFonts w:ascii="Times New Roman" w:eastAsia="Times New Roman" w:hAnsi="Times New Roman" w:cs="Times New Roman"/>
          <w:kern w:val="0"/>
          <w:sz w:val="24"/>
          <w:szCs w:val="24"/>
          <w:lang w:val="en-GB" w:eastAsia="en-GB"/>
          <w14:ligatures w14:val="none"/>
        </w:rPr>
        <w:t xml:space="preserve"> </w:t>
      </w:r>
      <w:r w:rsidR="0012073D" w:rsidRPr="00D85136">
        <w:rPr>
          <w:rFonts w:ascii="Times New Roman" w:eastAsia="Times New Roman" w:hAnsi="Times New Roman" w:cs="Times New Roman"/>
          <w:kern w:val="0"/>
          <w:sz w:val="24"/>
          <w:szCs w:val="24"/>
          <w:lang w:val="en-GB" w:eastAsia="en-GB"/>
          <w14:ligatures w14:val="none"/>
        </w:rPr>
        <w:t>E</w:t>
      </w:r>
      <w:r w:rsidR="00DF31CE" w:rsidRPr="00D85136">
        <w:rPr>
          <w:rFonts w:ascii="Times New Roman" w:eastAsia="Times New Roman" w:hAnsi="Times New Roman" w:cs="Times New Roman"/>
          <w:kern w:val="0"/>
          <w:sz w:val="24"/>
          <w:szCs w:val="24"/>
          <w:lang w:val="en-GB" w:eastAsia="en-GB"/>
          <w14:ligatures w14:val="none"/>
        </w:rPr>
        <w:t xml:space="preserve">stimate the return levels for different time intervals to quantify the </w:t>
      </w:r>
      <w:r w:rsidR="006F19C2" w:rsidRPr="00D85136">
        <w:rPr>
          <w:rFonts w:ascii="Times New Roman" w:eastAsia="Times New Roman" w:hAnsi="Times New Roman" w:cs="Times New Roman"/>
          <w:kern w:val="0"/>
          <w:sz w:val="24"/>
          <w:szCs w:val="24"/>
          <w:lang w:val="en-GB" w:eastAsia="en-GB"/>
          <w14:ligatures w14:val="none"/>
        </w:rPr>
        <w:t xml:space="preserve">magnitude of expected extreme sea level surges across the Irish coastline. (c) </w:t>
      </w:r>
      <w:r w:rsidR="0012073D" w:rsidRPr="00D85136">
        <w:rPr>
          <w:rFonts w:ascii="Times New Roman" w:eastAsia="Times New Roman" w:hAnsi="Times New Roman" w:cs="Times New Roman"/>
          <w:kern w:val="0"/>
          <w:sz w:val="24"/>
          <w:szCs w:val="24"/>
          <w:lang w:val="en-GB" w:eastAsia="en-GB"/>
          <w14:ligatures w14:val="none"/>
        </w:rPr>
        <w:t xml:space="preserve">Assess the temporal clustering of exceedances </w:t>
      </w:r>
      <w:r w:rsidR="00342E65" w:rsidRPr="00D85136">
        <w:rPr>
          <w:rFonts w:ascii="Times New Roman" w:eastAsia="Times New Roman" w:hAnsi="Times New Roman" w:cs="Times New Roman"/>
          <w:kern w:val="0"/>
          <w:sz w:val="24"/>
          <w:szCs w:val="24"/>
          <w:lang w:val="en-GB" w:eastAsia="en-GB"/>
          <w14:ligatures w14:val="none"/>
        </w:rPr>
        <w:t>using the 1-in-2 and 1-in-</w:t>
      </w:r>
      <w:r w:rsidR="007A37D7" w:rsidRPr="00D85136">
        <w:rPr>
          <w:rFonts w:ascii="Times New Roman" w:eastAsia="Times New Roman" w:hAnsi="Times New Roman" w:cs="Times New Roman"/>
          <w:kern w:val="0"/>
          <w:sz w:val="24"/>
          <w:szCs w:val="24"/>
          <w:lang w:val="en-GB" w:eastAsia="en-GB"/>
          <w14:ligatures w14:val="none"/>
        </w:rPr>
        <w:t>5-year</w:t>
      </w:r>
      <w:r w:rsidR="00342E65" w:rsidRPr="00D85136">
        <w:rPr>
          <w:rFonts w:ascii="Times New Roman" w:eastAsia="Times New Roman" w:hAnsi="Times New Roman" w:cs="Times New Roman"/>
          <w:kern w:val="0"/>
          <w:sz w:val="24"/>
          <w:szCs w:val="24"/>
          <w:lang w:val="en-GB" w:eastAsia="en-GB"/>
          <w14:ligatures w14:val="none"/>
        </w:rPr>
        <w:t xml:space="preserve"> return levels</w:t>
      </w:r>
      <w:r w:rsidR="00946501" w:rsidRPr="00D85136">
        <w:rPr>
          <w:rFonts w:ascii="Times New Roman" w:eastAsia="Times New Roman" w:hAnsi="Times New Roman" w:cs="Times New Roman"/>
          <w:kern w:val="0"/>
          <w:sz w:val="24"/>
          <w:szCs w:val="24"/>
          <w:lang w:val="en-GB" w:eastAsia="en-GB"/>
          <w14:ligatures w14:val="none"/>
        </w:rPr>
        <w:t>, identifying coastal areas with high exceedances of these levels.</w:t>
      </w:r>
      <w:r w:rsidR="007A37D7" w:rsidRPr="00D85136">
        <w:rPr>
          <w:rFonts w:ascii="Times New Roman" w:eastAsia="Times New Roman" w:hAnsi="Times New Roman" w:cs="Times New Roman"/>
          <w:kern w:val="0"/>
          <w:sz w:val="24"/>
          <w:szCs w:val="24"/>
          <w:lang w:val="en-GB" w:eastAsia="en-GB"/>
          <w14:ligatures w14:val="none"/>
        </w:rPr>
        <w:t xml:space="preserve"> (d) Compare </w:t>
      </w:r>
      <w:r w:rsidR="00E8293E" w:rsidRPr="00D85136">
        <w:rPr>
          <w:rFonts w:ascii="Times New Roman" w:eastAsia="Times New Roman" w:hAnsi="Times New Roman" w:cs="Times New Roman"/>
          <w:kern w:val="0"/>
          <w:sz w:val="24"/>
          <w:szCs w:val="24"/>
          <w:lang w:val="en-GB" w:eastAsia="en-GB"/>
          <w14:ligatures w14:val="none"/>
        </w:rPr>
        <w:t>these results</w:t>
      </w:r>
      <w:r w:rsidR="007A37D7" w:rsidRPr="00D85136">
        <w:rPr>
          <w:rFonts w:ascii="Times New Roman" w:eastAsia="Times New Roman" w:hAnsi="Times New Roman" w:cs="Times New Roman"/>
          <w:kern w:val="0"/>
          <w:sz w:val="24"/>
          <w:szCs w:val="24"/>
          <w:lang w:val="en-GB" w:eastAsia="en-GB"/>
          <w14:ligatures w14:val="none"/>
        </w:rPr>
        <w:t xml:space="preserve"> across two methods of </w:t>
      </w:r>
      <w:r w:rsidR="008A155C" w:rsidRPr="00D85136">
        <w:rPr>
          <w:rFonts w:ascii="Times New Roman" w:eastAsia="Times New Roman" w:hAnsi="Times New Roman" w:cs="Times New Roman"/>
          <w:kern w:val="0"/>
          <w:sz w:val="24"/>
          <w:szCs w:val="24"/>
          <w:lang w:val="en-GB" w:eastAsia="en-GB"/>
          <w14:ligatures w14:val="none"/>
        </w:rPr>
        <w:t xml:space="preserve">extreme </w:t>
      </w:r>
      <w:r w:rsidR="00082465" w:rsidRPr="00D85136">
        <w:rPr>
          <w:rFonts w:ascii="Times New Roman" w:eastAsia="Times New Roman" w:hAnsi="Times New Roman" w:cs="Times New Roman"/>
          <w:kern w:val="0"/>
          <w:sz w:val="24"/>
          <w:szCs w:val="24"/>
          <w:lang w:val="en-GB" w:eastAsia="en-GB"/>
          <w14:ligatures w14:val="none"/>
        </w:rPr>
        <w:t>analysis:</w:t>
      </w:r>
      <w:r w:rsidR="008A155C" w:rsidRPr="00D85136">
        <w:rPr>
          <w:rFonts w:ascii="Times New Roman" w:eastAsia="Times New Roman" w:hAnsi="Times New Roman" w:cs="Times New Roman"/>
          <w:kern w:val="0"/>
          <w:sz w:val="24"/>
          <w:szCs w:val="24"/>
          <w:lang w:val="en-GB" w:eastAsia="en-GB"/>
          <w14:ligatures w14:val="none"/>
        </w:rPr>
        <w:t xml:space="preserve"> the BM and POT methods.</w:t>
      </w:r>
      <w:r w:rsidR="00E8293E" w:rsidRPr="00D85136">
        <w:rPr>
          <w:rFonts w:ascii="Times New Roman" w:eastAsia="Times New Roman" w:hAnsi="Times New Roman" w:cs="Times New Roman"/>
          <w:kern w:val="0"/>
          <w:sz w:val="24"/>
          <w:szCs w:val="24"/>
          <w:lang w:val="en-GB" w:eastAsia="en-GB"/>
          <w14:ligatures w14:val="none"/>
        </w:rPr>
        <w:t xml:space="preserve"> (e) Evaluate </w:t>
      </w:r>
      <w:r w:rsidR="00082465" w:rsidRPr="00D85136">
        <w:rPr>
          <w:rFonts w:ascii="Times New Roman" w:eastAsia="Times New Roman" w:hAnsi="Times New Roman" w:cs="Times New Roman"/>
          <w:kern w:val="0"/>
          <w:sz w:val="24"/>
          <w:szCs w:val="24"/>
          <w:lang w:val="en-GB" w:eastAsia="en-GB"/>
          <w14:ligatures w14:val="none"/>
        </w:rPr>
        <w:t xml:space="preserve">the vulnerabilities of each location based on the results of the two </w:t>
      </w:r>
      <w:r w:rsidR="00D17678" w:rsidRPr="00D85136">
        <w:rPr>
          <w:rFonts w:ascii="Times New Roman" w:eastAsia="Times New Roman" w:hAnsi="Times New Roman" w:cs="Times New Roman"/>
          <w:kern w:val="0"/>
          <w:sz w:val="24"/>
          <w:szCs w:val="24"/>
          <w:lang w:val="en-GB" w:eastAsia="en-GB"/>
          <w14:ligatures w14:val="none"/>
        </w:rPr>
        <w:t>extreme analysis methods.</w:t>
      </w:r>
    </w:p>
    <w:p w14:paraId="39B03CB8" w14:textId="77777777" w:rsidR="001F246D" w:rsidRPr="00D85136" w:rsidRDefault="001F246D" w:rsidP="00D85136">
      <w:pPr>
        <w:pStyle w:val="Heading3"/>
        <w:rPr>
          <w:rFonts w:ascii="Times New Roman" w:eastAsia="Times New Roman" w:hAnsi="Times New Roman" w:cs="Times New Roman"/>
          <w:b/>
          <w:bCs/>
          <w:color w:val="auto"/>
          <w:sz w:val="24"/>
          <w:szCs w:val="24"/>
          <w:lang w:val="en-GB" w:eastAsia="en-GB"/>
        </w:rPr>
      </w:pPr>
      <w:bookmarkStart w:id="22" w:name="_Toc173901477"/>
      <w:r w:rsidRPr="00D85136">
        <w:rPr>
          <w:rFonts w:ascii="Times New Roman" w:eastAsia="Times New Roman" w:hAnsi="Times New Roman" w:cs="Times New Roman"/>
          <w:b/>
          <w:bCs/>
          <w:color w:val="auto"/>
          <w:sz w:val="24"/>
          <w:szCs w:val="24"/>
          <w:lang w:val="en-GB" w:eastAsia="en-GB"/>
        </w:rPr>
        <w:t>Return Levels</w:t>
      </w:r>
      <w:bookmarkEnd w:id="22"/>
    </w:p>
    <w:p w14:paraId="2B2C3238" w14:textId="7CD2AFD3" w:rsidR="00D916A0" w:rsidRPr="00D85136" w:rsidRDefault="00021EA0" w:rsidP="00D916A0">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D85136">
        <w:rPr>
          <w:rFonts w:ascii="Times New Roman" w:eastAsia="Times New Roman" w:hAnsi="Times New Roman" w:cs="Times New Roman"/>
          <w:kern w:val="0"/>
          <w:sz w:val="24"/>
          <w:szCs w:val="24"/>
          <w:lang w:val="en-GB" w:eastAsia="en-GB"/>
          <w14:ligatures w14:val="none"/>
        </w:rPr>
        <w:t xml:space="preserve">Return levels were generally seen to be higher for the </w:t>
      </w:r>
      <w:r w:rsidR="00490B45" w:rsidRPr="00D85136">
        <w:rPr>
          <w:rFonts w:ascii="Times New Roman" w:eastAsia="Times New Roman" w:hAnsi="Times New Roman" w:cs="Times New Roman"/>
          <w:kern w:val="0"/>
          <w:sz w:val="24"/>
          <w:szCs w:val="24"/>
          <w:lang w:val="en-GB" w:eastAsia="en-GB"/>
          <w14:ligatures w14:val="none"/>
        </w:rPr>
        <w:t xml:space="preserve">POT method across most stations. </w:t>
      </w:r>
      <w:r w:rsidR="00D949D6" w:rsidRPr="00D85136">
        <w:rPr>
          <w:rFonts w:ascii="Times New Roman" w:eastAsia="Times New Roman" w:hAnsi="Times New Roman" w:cs="Times New Roman"/>
          <w:kern w:val="0"/>
          <w:sz w:val="24"/>
          <w:szCs w:val="24"/>
          <w:lang w:val="en-GB" w:eastAsia="en-GB"/>
          <w14:ligatures w14:val="none"/>
        </w:rPr>
        <w:t>However,</w:t>
      </w:r>
      <w:r w:rsidR="000A3235" w:rsidRPr="00D85136">
        <w:rPr>
          <w:rFonts w:ascii="Times New Roman" w:eastAsia="Times New Roman" w:hAnsi="Times New Roman" w:cs="Times New Roman"/>
          <w:kern w:val="0"/>
          <w:sz w:val="24"/>
          <w:szCs w:val="24"/>
          <w:lang w:val="en-GB" w:eastAsia="en-GB"/>
          <w14:ligatures w14:val="none"/>
        </w:rPr>
        <w:t xml:space="preserve"> some stations seen higher return levels for BM</w:t>
      </w:r>
      <w:r w:rsidR="000A36DE" w:rsidRPr="00D85136">
        <w:rPr>
          <w:rFonts w:ascii="Times New Roman" w:eastAsia="Times New Roman" w:hAnsi="Times New Roman" w:cs="Times New Roman"/>
          <w:kern w:val="0"/>
          <w:sz w:val="24"/>
          <w:szCs w:val="24"/>
          <w:lang w:val="en-GB" w:eastAsia="en-GB"/>
          <w14:ligatures w14:val="none"/>
        </w:rPr>
        <w:t>, particularly Galway Bay</w:t>
      </w:r>
      <w:r w:rsidR="000A3235" w:rsidRPr="00D85136">
        <w:rPr>
          <w:rFonts w:ascii="Times New Roman" w:eastAsia="Times New Roman" w:hAnsi="Times New Roman" w:cs="Times New Roman"/>
          <w:kern w:val="0"/>
          <w:sz w:val="24"/>
          <w:szCs w:val="24"/>
          <w:lang w:val="en-GB" w:eastAsia="en-GB"/>
          <w14:ligatures w14:val="none"/>
        </w:rPr>
        <w:t xml:space="preserve">. </w:t>
      </w:r>
      <w:r w:rsidR="00D949D6" w:rsidRPr="00D85136">
        <w:rPr>
          <w:rFonts w:ascii="Times New Roman" w:eastAsia="Times New Roman" w:hAnsi="Times New Roman" w:cs="Times New Roman"/>
          <w:kern w:val="0"/>
          <w:sz w:val="24"/>
          <w:szCs w:val="24"/>
          <w:lang w:val="en-GB" w:eastAsia="en-GB"/>
          <w14:ligatures w14:val="none"/>
        </w:rPr>
        <w:t>Therefore,</w:t>
      </w:r>
      <w:r w:rsidR="000A3235" w:rsidRPr="00D85136">
        <w:rPr>
          <w:rFonts w:ascii="Times New Roman" w:eastAsia="Times New Roman" w:hAnsi="Times New Roman" w:cs="Times New Roman"/>
          <w:kern w:val="0"/>
          <w:sz w:val="24"/>
          <w:szCs w:val="24"/>
          <w:lang w:val="en-GB" w:eastAsia="en-GB"/>
          <w14:ligatures w14:val="none"/>
        </w:rPr>
        <w:t xml:space="preserve"> t</w:t>
      </w:r>
      <w:r w:rsidR="00D916A0" w:rsidRPr="00D85136">
        <w:rPr>
          <w:rFonts w:ascii="Times New Roman" w:eastAsia="Times New Roman" w:hAnsi="Times New Roman" w:cs="Times New Roman"/>
          <w:kern w:val="0"/>
          <w:sz w:val="24"/>
          <w:szCs w:val="24"/>
          <w:lang w:val="en-GB" w:eastAsia="en-GB"/>
          <w14:ligatures w14:val="none"/>
        </w:rPr>
        <w:t xml:space="preserve">his analysis underscores the importance of using both BM and POT methods to get a comprehensive understanding of coastal vulnerabilities. Each method highlights different aspects of extreme event behavior, which together provide a fuller picture of risk and exposure along the Irish coastline. The </w:t>
      </w:r>
      <w:r w:rsidR="00FA5756" w:rsidRPr="00D85136">
        <w:rPr>
          <w:rFonts w:ascii="Times New Roman" w:eastAsia="Times New Roman" w:hAnsi="Times New Roman" w:cs="Times New Roman"/>
          <w:kern w:val="0"/>
          <w:sz w:val="24"/>
          <w:szCs w:val="24"/>
          <w:lang w:val="en-GB" w:eastAsia="en-GB"/>
          <w14:ligatures w14:val="none"/>
        </w:rPr>
        <w:t xml:space="preserve">method comparison </w:t>
      </w:r>
      <w:r w:rsidR="006B1470" w:rsidRPr="00D85136">
        <w:rPr>
          <w:rFonts w:ascii="Times New Roman" w:eastAsia="Times New Roman" w:hAnsi="Times New Roman" w:cs="Times New Roman"/>
          <w:kern w:val="0"/>
          <w:sz w:val="24"/>
          <w:szCs w:val="24"/>
          <w:lang w:val="en-GB" w:eastAsia="en-GB"/>
          <w14:ligatures w14:val="none"/>
        </w:rPr>
        <w:t xml:space="preserve">map in </w:t>
      </w:r>
      <w:r w:rsidR="006B1470" w:rsidRPr="00D85136">
        <w:rPr>
          <w:rFonts w:ascii="Times New Roman" w:eastAsia="Times New Roman" w:hAnsi="Times New Roman" w:cs="Times New Roman"/>
          <w:i/>
          <w:iCs/>
          <w:kern w:val="0"/>
          <w:sz w:val="24"/>
          <w:szCs w:val="24"/>
          <w:lang w:val="en-GB" w:eastAsia="en-GB"/>
          <w14:ligatures w14:val="none"/>
        </w:rPr>
        <w:t>figure 20</w:t>
      </w:r>
      <w:r w:rsidR="006B1470" w:rsidRPr="00D85136">
        <w:rPr>
          <w:rFonts w:ascii="Times New Roman" w:eastAsia="Times New Roman" w:hAnsi="Times New Roman" w:cs="Times New Roman"/>
          <w:kern w:val="0"/>
          <w:sz w:val="24"/>
          <w:szCs w:val="24"/>
          <w:lang w:val="en-GB" w:eastAsia="en-GB"/>
          <w14:ligatures w14:val="none"/>
        </w:rPr>
        <w:t xml:space="preserve"> </w:t>
      </w:r>
      <w:r w:rsidR="00D916A0" w:rsidRPr="00D85136">
        <w:rPr>
          <w:rFonts w:ascii="Times New Roman" w:eastAsia="Times New Roman" w:hAnsi="Times New Roman" w:cs="Times New Roman"/>
          <w:kern w:val="0"/>
          <w:sz w:val="24"/>
          <w:szCs w:val="24"/>
          <w:lang w:val="en-GB" w:eastAsia="en-GB"/>
          <w14:ligatures w14:val="none"/>
        </w:rPr>
        <w:t>visually represents these differences and guides coastal management and planning efforts in addressing both frequent moderate extremes and rare severe events.</w:t>
      </w:r>
    </w:p>
    <w:p w14:paraId="598F4B8F" w14:textId="77777777" w:rsidR="00D916A0" w:rsidRPr="00D85136" w:rsidRDefault="00D916A0" w:rsidP="00D85136">
      <w:pPr>
        <w:pStyle w:val="Heading3"/>
        <w:rPr>
          <w:rFonts w:ascii="Times New Roman" w:eastAsia="Times New Roman" w:hAnsi="Times New Roman" w:cs="Times New Roman"/>
          <w:b/>
          <w:bCs/>
          <w:color w:val="auto"/>
          <w:sz w:val="24"/>
          <w:szCs w:val="24"/>
          <w:lang w:val="en-GB" w:eastAsia="en-GB"/>
        </w:rPr>
      </w:pPr>
      <w:bookmarkStart w:id="23" w:name="_Toc173901478"/>
      <w:r w:rsidRPr="00D85136">
        <w:rPr>
          <w:rFonts w:ascii="Times New Roman" w:eastAsia="Times New Roman" w:hAnsi="Times New Roman" w:cs="Times New Roman"/>
          <w:b/>
          <w:bCs/>
          <w:color w:val="auto"/>
          <w:sz w:val="24"/>
          <w:szCs w:val="24"/>
          <w:lang w:val="en-GB" w:eastAsia="en-GB"/>
        </w:rPr>
        <w:lastRenderedPageBreak/>
        <w:t>BM Focus on Annual Extremes</w:t>
      </w:r>
      <w:bookmarkEnd w:id="23"/>
    </w:p>
    <w:p w14:paraId="69529625" w14:textId="77777777" w:rsidR="00D916A0" w:rsidRPr="00D85136" w:rsidRDefault="00D916A0" w:rsidP="00D916A0">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D85136">
        <w:rPr>
          <w:rFonts w:ascii="Times New Roman" w:eastAsia="Times New Roman" w:hAnsi="Times New Roman" w:cs="Times New Roman"/>
          <w:kern w:val="0"/>
          <w:sz w:val="24"/>
          <w:szCs w:val="24"/>
          <w:lang w:val="en-GB" w:eastAsia="en-GB"/>
          <w14:ligatures w14:val="none"/>
        </w:rPr>
        <w:t>The BM highlights the most extreme event in each year which might result in a lower return level for frequent events. It may be smoothing out the impact of several extreme events in a year, providing a more conservative estimate for the lower return periods (5-yr and 2-yr). This may imply that regions with infrequent but very severe events appear less vulnerable in the BM analysis, even if they experience multiple significant extreme events per year.</w:t>
      </w:r>
    </w:p>
    <w:p w14:paraId="20570A8C" w14:textId="1E17AA77" w:rsidR="00D916A0" w:rsidRPr="00D85136" w:rsidRDefault="00D916A0" w:rsidP="00D85136">
      <w:pPr>
        <w:pStyle w:val="Heading3"/>
        <w:rPr>
          <w:rFonts w:ascii="Times New Roman" w:eastAsia="Times New Roman" w:hAnsi="Times New Roman" w:cs="Times New Roman"/>
          <w:b/>
          <w:bCs/>
          <w:color w:val="auto"/>
          <w:sz w:val="24"/>
          <w:szCs w:val="24"/>
          <w:lang w:val="en-GB" w:eastAsia="en-GB"/>
        </w:rPr>
      </w:pPr>
      <w:bookmarkStart w:id="24" w:name="_Toc173901479"/>
      <w:r w:rsidRPr="00D85136">
        <w:rPr>
          <w:rFonts w:ascii="Times New Roman" w:eastAsia="Times New Roman" w:hAnsi="Times New Roman" w:cs="Times New Roman"/>
          <w:b/>
          <w:bCs/>
          <w:color w:val="auto"/>
          <w:sz w:val="24"/>
          <w:szCs w:val="24"/>
          <w:lang w:val="en-GB" w:eastAsia="en-GB"/>
        </w:rPr>
        <w:t>Practical Implications</w:t>
      </w:r>
      <w:bookmarkEnd w:id="24"/>
    </w:p>
    <w:p w14:paraId="463C4F10" w14:textId="486532FF" w:rsidR="00D916A0" w:rsidRPr="00D85136" w:rsidRDefault="00D916A0" w:rsidP="00D916A0">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D85136">
        <w:rPr>
          <w:rFonts w:ascii="Times New Roman" w:eastAsia="Times New Roman" w:hAnsi="Times New Roman" w:cs="Times New Roman"/>
          <w:kern w:val="0"/>
          <w:sz w:val="24"/>
          <w:szCs w:val="24"/>
          <w:lang w:val="en-GB" w:eastAsia="en-GB"/>
          <w14:ligatures w14:val="none"/>
        </w:rPr>
        <w:t>For regions such as the South cluster, identified as the most vulnerable per the BM method, the focus should be on preparing for rare, sever</w:t>
      </w:r>
      <w:r w:rsidR="00A57BAD" w:rsidRPr="00D85136">
        <w:rPr>
          <w:rFonts w:ascii="Times New Roman" w:eastAsia="Times New Roman" w:hAnsi="Times New Roman" w:cs="Times New Roman"/>
          <w:kern w:val="0"/>
          <w:sz w:val="24"/>
          <w:szCs w:val="24"/>
          <w:lang w:val="en-GB" w:eastAsia="en-GB"/>
          <w14:ligatures w14:val="none"/>
        </w:rPr>
        <w:t>e</w:t>
      </w:r>
      <w:r w:rsidRPr="00D85136">
        <w:rPr>
          <w:rFonts w:ascii="Times New Roman" w:eastAsia="Times New Roman" w:hAnsi="Times New Roman" w:cs="Times New Roman"/>
          <w:kern w:val="0"/>
          <w:sz w:val="24"/>
          <w:szCs w:val="24"/>
          <w:lang w:val="en-GB" w:eastAsia="en-GB"/>
          <w14:ligatures w14:val="none"/>
        </w:rPr>
        <w:t xml:space="preserve"> surges. In contrast, the POT recognises regions which are vulnerable to more frequent and moderate extremes, and so the focus for the North cluster, which has the most exceedances at a 2-yr return level, should be to prepare for moderate but frequent events. This dual approach helps in crafting a more nuanced strategy around coastal management which splits regions into areas which face different types of surges. </w:t>
      </w:r>
    </w:p>
    <w:p w14:paraId="3583D6C0" w14:textId="3E13A66E" w:rsidR="00D916A0" w:rsidRPr="00D85136" w:rsidRDefault="00B871EC" w:rsidP="00D85136">
      <w:pPr>
        <w:pStyle w:val="Heading3"/>
        <w:rPr>
          <w:rStyle w:val="eop"/>
          <w:rFonts w:ascii="Times New Roman" w:hAnsi="Times New Roman" w:cs="Times New Roman"/>
          <w:b/>
          <w:bCs/>
          <w:color w:val="auto"/>
          <w:sz w:val="24"/>
          <w:szCs w:val="24"/>
        </w:rPr>
      </w:pPr>
      <w:bookmarkStart w:id="25" w:name="_Toc173901480"/>
      <w:r w:rsidRPr="00D85136">
        <w:rPr>
          <w:rStyle w:val="eop"/>
          <w:rFonts w:ascii="Times New Roman" w:hAnsi="Times New Roman" w:cs="Times New Roman"/>
          <w:b/>
          <w:bCs/>
          <w:color w:val="auto"/>
          <w:sz w:val="24"/>
          <w:szCs w:val="24"/>
        </w:rPr>
        <w:t>Limitations</w:t>
      </w:r>
      <w:bookmarkEnd w:id="25"/>
    </w:p>
    <w:p w14:paraId="7B33239D" w14:textId="77777777" w:rsidR="0092505B" w:rsidRPr="00D85136" w:rsidRDefault="0092505B" w:rsidP="00CB64D2">
      <w:pPr>
        <w:pStyle w:val="paragraph"/>
        <w:spacing w:before="0" w:beforeAutospacing="0" w:after="0" w:afterAutospacing="0"/>
        <w:textAlignment w:val="baseline"/>
        <w:rPr>
          <w:rStyle w:val="eop"/>
          <w:rFonts w:eastAsiaTheme="majorEastAsia"/>
          <w:i/>
          <w:iCs/>
        </w:rPr>
      </w:pPr>
    </w:p>
    <w:p w14:paraId="78A26719" w14:textId="57B60653" w:rsidR="0092505B" w:rsidRPr="00D85136" w:rsidRDefault="0092505B"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 xml:space="preserve">Some limitations were recognised during the validation </w:t>
      </w:r>
      <w:r w:rsidR="003A5FF1" w:rsidRPr="00D85136">
        <w:rPr>
          <w:rStyle w:val="eop"/>
          <w:rFonts w:eastAsiaTheme="majorEastAsia"/>
        </w:rPr>
        <w:t xml:space="preserve">of the return level exceedances back to reported Met Eireann storm events, where </w:t>
      </w:r>
      <w:r w:rsidR="00715077" w:rsidRPr="00D85136">
        <w:rPr>
          <w:rStyle w:val="eop"/>
          <w:rFonts w:eastAsiaTheme="majorEastAsia"/>
        </w:rPr>
        <w:t>there were noticeable clusters of exceedances in some areas which have not been reported by Met Eireann.</w:t>
      </w:r>
      <w:r w:rsidR="00673718" w:rsidRPr="00D85136">
        <w:rPr>
          <w:rStyle w:val="eop"/>
          <w:rFonts w:eastAsiaTheme="majorEastAsia"/>
        </w:rPr>
        <w:t xml:space="preserve"> This leads to a discussion around why there are ‘extra’ </w:t>
      </w:r>
      <w:r w:rsidR="00AF73DC" w:rsidRPr="00D85136">
        <w:rPr>
          <w:rStyle w:val="eop"/>
          <w:rFonts w:eastAsiaTheme="majorEastAsia"/>
        </w:rPr>
        <w:t>surges in this analysis. Underreporting</w:t>
      </w:r>
      <w:r w:rsidR="00C368EC" w:rsidRPr="00D85136">
        <w:rPr>
          <w:rStyle w:val="eop"/>
          <w:rFonts w:eastAsiaTheme="majorEastAsia"/>
        </w:rPr>
        <w:t xml:space="preserve"> or lack of nuanced reporting</w:t>
      </w:r>
      <w:r w:rsidR="00AF73DC" w:rsidRPr="00D85136">
        <w:rPr>
          <w:rStyle w:val="eop"/>
          <w:rFonts w:eastAsiaTheme="majorEastAsia"/>
        </w:rPr>
        <w:t>, limitations with the GTSM model</w:t>
      </w:r>
      <w:r w:rsidR="00630AF5" w:rsidRPr="00D85136">
        <w:rPr>
          <w:rStyle w:val="eop"/>
          <w:rFonts w:eastAsiaTheme="majorEastAsia"/>
        </w:rPr>
        <w:t xml:space="preserve"> or its calibration</w:t>
      </w:r>
      <w:r w:rsidR="00AF73DC" w:rsidRPr="00D85136">
        <w:rPr>
          <w:rStyle w:val="eop"/>
          <w:rFonts w:eastAsiaTheme="majorEastAsia"/>
        </w:rPr>
        <w:t>,</w:t>
      </w:r>
      <w:r w:rsidR="00630AF5" w:rsidRPr="00D85136">
        <w:rPr>
          <w:rStyle w:val="eop"/>
          <w:rFonts w:eastAsiaTheme="majorEastAsia"/>
        </w:rPr>
        <w:t xml:space="preserve"> and</w:t>
      </w:r>
      <w:r w:rsidR="00AF73DC" w:rsidRPr="00D85136">
        <w:rPr>
          <w:rStyle w:val="eop"/>
          <w:rFonts w:eastAsiaTheme="majorEastAsia"/>
        </w:rPr>
        <w:t xml:space="preserve"> </w:t>
      </w:r>
      <w:r w:rsidR="00D33D17" w:rsidRPr="00D85136">
        <w:rPr>
          <w:rStyle w:val="eop"/>
          <w:rFonts w:eastAsiaTheme="majorEastAsia"/>
        </w:rPr>
        <w:t>non-atmospheric causes of sea surges</w:t>
      </w:r>
      <w:r w:rsidR="00630AF5" w:rsidRPr="00D85136">
        <w:rPr>
          <w:rStyle w:val="eop"/>
          <w:rFonts w:eastAsiaTheme="majorEastAsia"/>
        </w:rPr>
        <w:t xml:space="preserve"> could all play a role in this </w:t>
      </w:r>
      <w:r w:rsidR="00200D44" w:rsidRPr="00D85136">
        <w:rPr>
          <w:rStyle w:val="eop"/>
          <w:rFonts w:eastAsiaTheme="majorEastAsia"/>
        </w:rPr>
        <w:t xml:space="preserve">observed </w:t>
      </w:r>
      <w:r w:rsidR="00630AF5" w:rsidRPr="00D85136">
        <w:rPr>
          <w:rStyle w:val="eop"/>
          <w:rFonts w:eastAsiaTheme="majorEastAsia"/>
        </w:rPr>
        <w:t>discrepancy</w:t>
      </w:r>
      <w:r w:rsidR="00200D44" w:rsidRPr="00D85136">
        <w:rPr>
          <w:rStyle w:val="eop"/>
          <w:rFonts w:eastAsiaTheme="majorEastAsia"/>
        </w:rPr>
        <w:t>.</w:t>
      </w:r>
    </w:p>
    <w:p w14:paraId="67810BBF" w14:textId="77777777" w:rsidR="00B871EC" w:rsidRPr="00D85136" w:rsidRDefault="00B871EC" w:rsidP="00CB64D2">
      <w:pPr>
        <w:pStyle w:val="paragraph"/>
        <w:spacing w:before="0" w:beforeAutospacing="0" w:after="0" w:afterAutospacing="0"/>
        <w:textAlignment w:val="baseline"/>
        <w:rPr>
          <w:rStyle w:val="eop"/>
          <w:rFonts w:eastAsiaTheme="majorEastAsia"/>
          <w:i/>
          <w:iCs/>
        </w:rPr>
      </w:pPr>
    </w:p>
    <w:p w14:paraId="6421E5FA" w14:textId="3D4E0F12" w:rsidR="00B871EC" w:rsidRPr="00D85136" w:rsidRDefault="00B871EC" w:rsidP="00D85136">
      <w:pPr>
        <w:pStyle w:val="Heading3"/>
        <w:rPr>
          <w:rStyle w:val="eop"/>
          <w:rFonts w:ascii="Times New Roman" w:hAnsi="Times New Roman" w:cs="Times New Roman"/>
          <w:b/>
          <w:bCs/>
          <w:color w:val="auto"/>
          <w:sz w:val="24"/>
          <w:szCs w:val="24"/>
        </w:rPr>
      </w:pPr>
      <w:bookmarkStart w:id="26" w:name="_Toc173901481"/>
      <w:r w:rsidRPr="00D85136">
        <w:rPr>
          <w:rStyle w:val="eop"/>
          <w:rFonts w:ascii="Times New Roman" w:hAnsi="Times New Roman" w:cs="Times New Roman"/>
          <w:b/>
          <w:bCs/>
          <w:color w:val="auto"/>
          <w:sz w:val="24"/>
          <w:szCs w:val="24"/>
        </w:rPr>
        <w:t>Recommendations</w:t>
      </w:r>
      <w:bookmarkEnd w:id="26"/>
    </w:p>
    <w:p w14:paraId="3486CB29" w14:textId="77777777" w:rsidR="00B871EC" w:rsidRPr="00D85136" w:rsidRDefault="00B871EC" w:rsidP="00CB64D2">
      <w:pPr>
        <w:pStyle w:val="paragraph"/>
        <w:spacing w:before="0" w:beforeAutospacing="0" w:after="0" w:afterAutospacing="0"/>
        <w:textAlignment w:val="baseline"/>
        <w:rPr>
          <w:rStyle w:val="eop"/>
          <w:rFonts w:eastAsiaTheme="majorEastAsia"/>
          <w:i/>
          <w:iCs/>
        </w:rPr>
      </w:pPr>
    </w:p>
    <w:p w14:paraId="5C6133C8" w14:textId="77777777" w:rsidR="00ED12E5" w:rsidRPr="00D85136" w:rsidRDefault="00200D44"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 xml:space="preserve">Future research on this topic should incorporate </w:t>
      </w:r>
      <w:r w:rsidR="0068406F" w:rsidRPr="00D85136">
        <w:rPr>
          <w:rStyle w:val="eop"/>
          <w:rFonts w:eastAsiaTheme="majorEastAsia"/>
        </w:rPr>
        <w:t>additional environmental</w:t>
      </w:r>
      <w:r w:rsidRPr="00D85136">
        <w:rPr>
          <w:rStyle w:val="eop"/>
          <w:rFonts w:eastAsiaTheme="majorEastAsia"/>
        </w:rPr>
        <w:t xml:space="preserve"> factors which may interact with sea-surges and </w:t>
      </w:r>
      <w:r w:rsidR="00A92509" w:rsidRPr="00D85136">
        <w:rPr>
          <w:rStyle w:val="eop"/>
          <w:rFonts w:eastAsiaTheme="majorEastAsia"/>
        </w:rPr>
        <w:t>provide a clearer view of the real underlying storm surge causes.</w:t>
      </w:r>
      <w:r w:rsidR="00091CB5" w:rsidRPr="00D85136">
        <w:rPr>
          <w:rStyle w:val="eop"/>
          <w:rFonts w:eastAsiaTheme="majorEastAsia"/>
        </w:rPr>
        <w:t xml:space="preserve"> Using wind</w:t>
      </w:r>
      <w:r w:rsidR="00AA5463" w:rsidRPr="00D85136">
        <w:rPr>
          <w:rStyle w:val="eop"/>
          <w:rFonts w:eastAsiaTheme="majorEastAsia"/>
        </w:rPr>
        <w:t xml:space="preserve"> speed and direction data, o</w:t>
      </w:r>
      <w:r w:rsidR="00656A64" w:rsidRPr="00D85136">
        <w:rPr>
          <w:rStyle w:val="eop"/>
          <w:rFonts w:eastAsiaTheme="majorEastAsia"/>
        </w:rPr>
        <w:t>r</w:t>
      </w:r>
      <w:r w:rsidR="00091CB5" w:rsidRPr="00D85136">
        <w:rPr>
          <w:rStyle w:val="eop"/>
          <w:rFonts w:eastAsiaTheme="majorEastAsia"/>
        </w:rPr>
        <w:t xml:space="preserve"> tidal data may be a good </w:t>
      </w:r>
      <w:r w:rsidR="00656A64" w:rsidRPr="00D85136">
        <w:rPr>
          <w:rStyle w:val="eop"/>
          <w:rFonts w:eastAsiaTheme="majorEastAsia"/>
        </w:rPr>
        <w:t xml:space="preserve">basis for </w:t>
      </w:r>
      <w:r w:rsidR="009E533C" w:rsidRPr="00D85136">
        <w:rPr>
          <w:rStyle w:val="eop"/>
          <w:rFonts w:eastAsiaTheme="majorEastAsia"/>
        </w:rPr>
        <w:t>identifying</w:t>
      </w:r>
      <w:r w:rsidR="00656A64" w:rsidRPr="00D85136">
        <w:rPr>
          <w:rStyle w:val="eop"/>
          <w:rFonts w:eastAsiaTheme="majorEastAsia"/>
        </w:rPr>
        <w:t xml:space="preserve"> further vulnerabilities in the Irish coastline</w:t>
      </w:r>
      <w:r w:rsidR="00091CB5" w:rsidRPr="00D85136">
        <w:rPr>
          <w:rStyle w:val="eop"/>
          <w:rFonts w:eastAsiaTheme="majorEastAsia"/>
        </w:rPr>
        <w:t>.</w:t>
      </w:r>
      <w:r w:rsidR="009E533C" w:rsidRPr="00D85136">
        <w:rPr>
          <w:rStyle w:val="eop"/>
          <w:rFonts w:eastAsiaTheme="majorEastAsia"/>
        </w:rPr>
        <w:t xml:space="preserve"> Furthermore, a review of the GTSM and cross-validation with historical events </w:t>
      </w:r>
      <w:r w:rsidR="00B5567C" w:rsidRPr="00D85136">
        <w:rPr>
          <w:rStyle w:val="eop"/>
          <w:rFonts w:eastAsiaTheme="majorEastAsia"/>
        </w:rPr>
        <w:t xml:space="preserve">may prove to further calibrate the model to fit for the region of Ireland. </w:t>
      </w:r>
    </w:p>
    <w:p w14:paraId="2E89FB06" w14:textId="77777777" w:rsidR="00ED12E5" w:rsidRPr="00D85136" w:rsidRDefault="00ED12E5" w:rsidP="00CB64D2">
      <w:pPr>
        <w:pStyle w:val="paragraph"/>
        <w:spacing w:before="0" w:beforeAutospacing="0" w:after="0" w:afterAutospacing="0"/>
        <w:textAlignment w:val="baseline"/>
        <w:rPr>
          <w:rStyle w:val="eop"/>
          <w:rFonts w:eastAsiaTheme="majorEastAsia"/>
        </w:rPr>
      </w:pPr>
    </w:p>
    <w:p w14:paraId="70574882" w14:textId="180C64F6" w:rsidR="00200D44" w:rsidRPr="00D85136" w:rsidRDefault="006066DC"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 xml:space="preserve">Using </w:t>
      </w:r>
      <w:r w:rsidR="00661FDF" w:rsidRPr="00D85136">
        <w:rPr>
          <w:rStyle w:val="eop"/>
          <w:rFonts w:eastAsiaTheme="majorEastAsia"/>
        </w:rPr>
        <w:t xml:space="preserve">different extreme analysis methods, such as Bayesian or joint probability methods may also be valuable to </w:t>
      </w:r>
      <w:r w:rsidR="00DE1675" w:rsidRPr="00D85136">
        <w:rPr>
          <w:rStyle w:val="eop"/>
          <w:rFonts w:eastAsiaTheme="majorEastAsia"/>
        </w:rPr>
        <w:t>add detail to the reality of sea surge extremes.</w:t>
      </w:r>
      <w:r w:rsidR="00183D7C" w:rsidRPr="00D85136">
        <w:rPr>
          <w:rStyle w:val="eop"/>
          <w:rFonts w:eastAsiaTheme="majorEastAsia"/>
        </w:rPr>
        <w:t xml:space="preserve"> Analysing non-</w:t>
      </w:r>
      <w:r w:rsidR="0053624C" w:rsidRPr="00D85136">
        <w:rPr>
          <w:rStyle w:val="eop"/>
          <w:rFonts w:eastAsiaTheme="majorEastAsia"/>
        </w:rPr>
        <w:t>meteorological</w:t>
      </w:r>
      <w:r w:rsidR="00183D7C" w:rsidRPr="00D85136">
        <w:rPr>
          <w:rStyle w:val="eop"/>
          <w:rFonts w:eastAsiaTheme="majorEastAsia"/>
        </w:rPr>
        <w:t xml:space="preserve"> </w:t>
      </w:r>
      <w:r w:rsidR="0053624C" w:rsidRPr="00D85136">
        <w:rPr>
          <w:rStyle w:val="eop"/>
          <w:rFonts w:eastAsiaTheme="majorEastAsia"/>
        </w:rPr>
        <w:t>causes to sea-surges</w:t>
      </w:r>
      <w:r w:rsidR="0053624C" w:rsidRPr="00D85136">
        <w:rPr>
          <w:rFonts w:eastAsiaTheme="majorEastAsia"/>
        </w:rPr>
        <w:t>, such as seismic activity or underwater land shifts</w:t>
      </w:r>
      <w:r w:rsidR="0053624C" w:rsidRPr="00D85136">
        <w:rPr>
          <w:rFonts w:eastAsiaTheme="majorEastAsia"/>
        </w:rPr>
        <w:t>, would improve the u</w:t>
      </w:r>
      <w:r w:rsidR="0053624C" w:rsidRPr="00D85136">
        <w:rPr>
          <w:rFonts w:eastAsiaTheme="majorEastAsia"/>
        </w:rPr>
        <w:t>nderstanding</w:t>
      </w:r>
      <w:r w:rsidR="000F2601" w:rsidRPr="00D85136">
        <w:rPr>
          <w:rFonts w:eastAsiaTheme="majorEastAsia"/>
        </w:rPr>
        <w:t xml:space="preserve"> </w:t>
      </w:r>
      <w:r w:rsidR="004A3A41" w:rsidRPr="00D85136">
        <w:rPr>
          <w:rFonts w:eastAsiaTheme="majorEastAsia"/>
        </w:rPr>
        <w:t>of these</w:t>
      </w:r>
      <w:r w:rsidR="0053624C" w:rsidRPr="00D85136">
        <w:rPr>
          <w:rFonts w:eastAsiaTheme="majorEastAsia"/>
        </w:rPr>
        <w:t xml:space="preserve"> factors </w:t>
      </w:r>
      <w:r w:rsidR="000F2601" w:rsidRPr="00D85136">
        <w:rPr>
          <w:rFonts w:eastAsiaTheme="majorEastAsia"/>
        </w:rPr>
        <w:t>and</w:t>
      </w:r>
      <w:r w:rsidR="0053624C" w:rsidRPr="00D85136">
        <w:rPr>
          <w:rFonts w:eastAsiaTheme="majorEastAsia"/>
        </w:rPr>
        <w:t xml:space="preserve"> provide a more holistic view of surge dynamics.</w:t>
      </w:r>
      <w:r w:rsidR="005A4D8B" w:rsidRPr="00D85136">
        <w:rPr>
          <w:rFonts w:eastAsiaTheme="majorEastAsia"/>
        </w:rPr>
        <w:t xml:space="preserve"> Finally, the objective of this</w:t>
      </w:r>
      <w:r w:rsidR="004A3A41" w:rsidRPr="00D85136">
        <w:rPr>
          <w:rFonts w:eastAsiaTheme="majorEastAsia"/>
        </w:rPr>
        <w:t xml:space="preserve"> research is to assist in coastal defence and management strategies. </w:t>
      </w:r>
      <w:r w:rsidR="00C63C1E" w:rsidRPr="00D85136">
        <w:rPr>
          <w:rFonts w:eastAsiaTheme="majorEastAsia"/>
        </w:rPr>
        <w:t>Should this research be expanded upon in the future, the</w:t>
      </w:r>
      <w:r w:rsidR="00551B64" w:rsidRPr="00D85136">
        <w:rPr>
          <w:rFonts w:eastAsiaTheme="majorEastAsia"/>
        </w:rPr>
        <w:t xml:space="preserve"> ways which</w:t>
      </w:r>
      <w:r w:rsidR="00C63C1E" w:rsidRPr="00D85136">
        <w:rPr>
          <w:rFonts w:eastAsiaTheme="majorEastAsia"/>
        </w:rPr>
        <w:t xml:space="preserve"> vulnerabilities </w:t>
      </w:r>
      <w:r w:rsidR="00551B64" w:rsidRPr="00D85136">
        <w:rPr>
          <w:rFonts w:eastAsiaTheme="majorEastAsia"/>
        </w:rPr>
        <w:t xml:space="preserve">between different coastal areas differ should be </w:t>
      </w:r>
      <w:proofErr w:type="gramStart"/>
      <w:r w:rsidR="00551B64" w:rsidRPr="00D85136">
        <w:rPr>
          <w:rFonts w:eastAsiaTheme="majorEastAsia"/>
        </w:rPr>
        <w:t>taken into account</w:t>
      </w:r>
      <w:proofErr w:type="gramEnd"/>
      <w:r w:rsidR="00551B64" w:rsidRPr="00D85136">
        <w:rPr>
          <w:rFonts w:eastAsiaTheme="majorEastAsia"/>
        </w:rPr>
        <w:t xml:space="preserve"> </w:t>
      </w:r>
      <w:r w:rsidR="00BC76B0" w:rsidRPr="00D85136">
        <w:rPr>
          <w:rFonts w:eastAsiaTheme="majorEastAsia"/>
        </w:rPr>
        <w:t>for coastal defence strategies.</w:t>
      </w:r>
    </w:p>
    <w:p w14:paraId="57D42E5F" w14:textId="77777777" w:rsidR="00A92509" w:rsidRPr="00D85136" w:rsidRDefault="00A92509" w:rsidP="00CB64D2">
      <w:pPr>
        <w:pStyle w:val="paragraph"/>
        <w:spacing w:before="0" w:beforeAutospacing="0" w:after="0" w:afterAutospacing="0"/>
        <w:textAlignment w:val="baseline"/>
        <w:rPr>
          <w:rStyle w:val="eop"/>
          <w:rFonts w:eastAsiaTheme="majorEastAsia"/>
        </w:rPr>
      </w:pPr>
    </w:p>
    <w:p w14:paraId="76194DC3" w14:textId="7545FC63" w:rsidR="00B871EC" w:rsidRPr="00D85136" w:rsidRDefault="00B871EC" w:rsidP="00D85136">
      <w:pPr>
        <w:pStyle w:val="Heading3"/>
        <w:rPr>
          <w:rStyle w:val="eop"/>
          <w:rFonts w:ascii="Times New Roman" w:hAnsi="Times New Roman" w:cs="Times New Roman"/>
          <w:b/>
          <w:bCs/>
          <w:color w:val="auto"/>
          <w:sz w:val="24"/>
          <w:szCs w:val="24"/>
        </w:rPr>
      </w:pPr>
      <w:bookmarkStart w:id="27" w:name="_Toc173901482"/>
      <w:r w:rsidRPr="00D85136">
        <w:rPr>
          <w:rStyle w:val="eop"/>
          <w:rFonts w:ascii="Times New Roman" w:hAnsi="Times New Roman" w:cs="Times New Roman"/>
          <w:b/>
          <w:bCs/>
          <w:color w:val="auto"/>
          <w:sz w:val="24"/>
          <w:szCs w:val="24"/>
        </w:rPr>
        <w:t>Final Thoughts</w:t>
      </w:r>
      <w:bookmarkEnd w:id="27"/>
    </w:p>
    <w:p w14:paraId="7F85EEDE" w14:textId="06127DB5" w:rsidR="00F423CE" w:rsidRPr="00D85136" w:rsidRDefault="00F423CE" w:rsidP="00F423CE">
      <w:pPr>
        <w:pStyle w:val="paragraph"/>
        <w:spacing w:after="0"/>
        <w:textAlignment w:val="baseline"/>
        <w:rPr>
          <w:rStyle w:val="eop"/>
          <w:rFonts w:eastAsiaTheme="majorEastAsia"/>
        </w:rPr>
      </w:pPr>
      <w:r w:rsidRPr="00D85136">
        <w:rPr>
          <w:rStyle w:val="eop"/>
          <w:rFonts w:eastAsiaTheme="majorEastAsia"/>
        </w:rPr>
        <w:t xml:space="preserve">This analysis of sea-level extremes using Block Maxima (BM) and Peaks Over Threshold (POT) methods provides valuable insights into the magnitude and frequency of extreme surge </w:t>
      </w:r>
      <w:r w:rsidRPr="00D85136">
        <w:rPr>
          <w:rStyle w:val="eop"/>
          <w:rFonts w:eastAsiaTheme="majorEastAsia"/>
        </w:rPr>
        <w:lastRenderedPageBreak/>
        <w:t xml:space="preserve">events along the Irish coastline. The use of these methodologies reveals different aspects of extreme event </w:t>
      </w:r>
      <w:r w:rsidR="00015E4F" w:rsidRPr="00D85136">
        <w:rPr>
          <w:rStyle w:val="eop"/>
          <w:rFonts w:eastAsiaTheme="majorEastAsia"/>
        </w:rPr>
        <w:t>behaviour and</w:t>
      </w:r>
      <w:r w:rsidRPr="00D85136">
        <w:rPr>
          <w:rStyle w:val="eop"/>
          <w:rFonts w:eastAsiaTheme="majorEastAsia"/>
        </w:rPr>
        <w:t xml:space="preserve"> is crucial for understanding coastal vulnerabilities.</w:t>
      </w:r>
    </w:p>
    <w:p w14:paraId="6E2E1547" w14:textId="40CA4F88" w:rsidR="00F423CE" w:rsidRPr="00D85136" w:rsidRDefault="00F423CE" w:rsidP="00F423CE">
      <w:pPr>
        <w:pStyle w:val="paragraph"/>
        <w:spacing w:after="0"/>
        <w:textAlignment w:val="baseline"/>
        <w:rPr>
          <w:rStyle w:val="eop"/>
          <w:rFonts w:eastAsiaTheme="majorEastAsia"/>
        </w:rPr>
      </w:pPr>
      <w:r w:rsidRPr="00D85136">
        <w:rPr>
          <w:rStyle w:val="eop"/>
          <w:rFonts w:eastAsiaTheme="majorEastAsia"/>
        </w:rPr>
        <w:t>The comparative results between BM and POT methods highlight that each approach offers unique perspectives on extreme surges. BM emphasi</w:t>
      </w:r>
      <w:r w:rsidR="007640BD" w:rsidRPr="00D85136">
        <w:rPr>
          <w:rStyle w:val="eop"/>
          <w:rFonts w:eastAsiaTheme="majorEastAsia"/>
        </w:rPr>
        <w:t>s</w:t>
      </w:r>
      <w:r w:rsidRPr="00D85136">
        <w:rPr>
          <w:rStyle w:val="eop"/>
          <w:rFonts w:eastAsiaTheme="majorEastAsia"/>
        </w:rPr>
        <w:t>es</w:t>
      </w:r>
      <w:r w:rsidR="007640BD" w:rsidRPr="00D85136">
        <w:rPr>
          <w:rStyle w:val="eop"/>
          <w:rFonts w:eastAsiaTheme="majorEastAsia"/>
        </w:rPr>
        <w:t xml:space="preserve"> only</w:t>
      </w:r>
      <w:r w:rsidRPr="00D85136">
        <w:rPr>
          <w:rStyle w:val="eop"/>
          <w:rFonts w:eastAsiaTheme="majorEastAsia"/>
        </w:rPr>
        <w:t xml:space="preserve"> the most severe annual events, providing a conservative estimate for less frequent, high-impact events. Conversely, POT focuses on the exceedances above high thresholds, capturing more frequent but potentially less severe surges. This dual approach underscores the importance of using both methods to achieve a comprehensive assessment of coastal risk.</w:t>
      </w:r>
    </w:p>
    <w:p w14:paraId="0626E472" w14:textId="77777777" w:rsidR="00F423CE" w:rsidRPr="00D85136" w:rsidRDefault="00F423CE" w:rsidP="00F423CE">
      <w:pPr>
        <w:pStyle w:val="paragraph"/>
        <w:spacing w:after="0"/>
        <w:textAlignment w:val="baseline"/>
        <w:rPr>
          <w:rStyle w:val="eop"/>
          <w:rFonts w:eastAsiaTheme="majorEastAsia"/>
        </w:rPr>
      </w:pPr>
      <w:r w:rsidRPr="00D85136">
        <w:rPr>
          <w:rStyle w:val="eop"/>
          <w:rFonts w:eastAsiaTheme="majorEastAsia"/>
        </w:rPr>
        <w:t>The observed discrepancies in return levels between methods, especially in regions like Galway Bay, indicate that vulnerability assessments should account for both frequent moderate extremes and rare severe events. Coastal management strategies must therefore be nuanced, addressing areas with varying levels of risk based on their susceptibility to different types of extreme events.</w:t>
      </w:r>
    </w:p>
    <w:p w14:paraId="44B16D99" w14:textId="4155BE81" w:rsidR="00F423CE" w:rsidRPr="00D85136" w:rsidRDefault="00F423CE" w:rsidP="00F423CE">
      <w:pPr>
        <w:pStyle w:val="paragraph"/>
        <w:spacing w:after="0"/>
        <w:textAlignment w:val="baseline"/>
        <w:rPr>
          <w:rStyle w:val="eop"/>
          <w:rFonts w:eastAsiaTheme="majorEastAsia"/>
        </w:rPr>
      </w:pPr>
      <w:r w:rsidRPr="00D85136">
        <w:rPr>
          <w:rStyle w:val="eop"/>
          <w:rFonts w:eastAsiaTheme="majorEastAsia"/>
        </w:rPr>
        <w:t>De</w:t>
      </w:r>
      <w:r w:rsidRPr="00D85136">
        <w:rPr>
          <w:rStyle w:val="eop"/>
          <w:rFonts w:eastAsiaTheme="majorEastAsia"/>
        </w:rPr>
        <w:t>s</w:t>
      </w:r>
      <w:r w:rsidRPr="00D85136">
        <w:rPr>
          <w:rStyle w:val="eop"/>
          <w:rFonts w:eastAsiaTheme="majorEastAsia"/>
        </w:rPr>
        <w:t>pite the robustness of the analysis, several limitations and discrepancies, such as the presence of unreported surges, suggest areas for improvement. Future research should consider additional factors</w:t>
      </w:r>
      <w:r w:rsidR="00CD53C7" w:rsidRPr="00D85136">
        <w:rPr>
          <w:rStyle w:val="eop"/>
          <w:rFonts w:eastAsiaTheme="majorEastAsia"/>
        </w:rPr>
        <w:t xml:space="preserve"> which could be</w:t>
      </w:r>
      <w:r w:rsidRPr="00D85136">
        <w:rPr>
          <w:rStyle w:val="eop"/>
          <w:rFonts w:eastAsiaTheme="majorEastAsia"/>
        </w:rPr>
        <w:t xml:space="preserve"> influencing sea-level extremes, enhance model calibration, and incorporate broader data sources to refine </w:t>
      </w:r>
      <w:r w:rsidR="00C55C35" w:rsidRPr="00D85136">
        <w:rPr>
          <w:rStyle w:val="eop"/>
          <w:rFonts w:eastAsiaTheme="majorEastAsia"/>
        </w:rPr>
        <w:t>an</w:t>
      </w:r>
      <w:r w:rsidRPr="00D85136">
        <w:rPr>
          <w:rStyle w:val="eop"/>
          <w:rFonts w:eastAsiaTheme="majorEastAsia"/>
        </w:rPr>
        <w:t xml:space="preserve"> understanding and</w:t>
      </w:r>
      <w:r w:rsidR="00C55C35" w:rsidRPr="00D85136">
        <w:rPr>
          <w:rStyle w:val="eop"/>
          <w:rFonts w:eastAsiaTheme="majorEastAsia"/>
        </w:rPr>
        <w:t xml:space="preserve"> the</w:t>
      </w:r>
      <w:r w:rsidRPr="00D85136">
        <w:rPr>
          <w:rStyle w:val="eop"/>
          <w:rFonts w:eastAsiaTheme="majorEastAsia"/>
        </w:rPr>
        <w:t xml:space="preserve"> predictive capabilities</w:t>
      </w:r>
      <w:r w:rsidR="00C55C35" w:rsidRPr="00D85136">
        <w:rPr>
          <w:rStyle w:val="eop"/>
          <w:rFonts w:eastAsiaTheme="majorEastAsia"/>
        </w:rPr>
        <w:t xml:space="preserve"> for </w:t>
      </w:r>
      <w:r w:rsidR="001D2688" w:rsidRPr="00D85136">
        <w:rPr>
          <w:rStyle w:val="eop"/>
          <w:rFonts w:eastAsiaTheme="majorEastAsia"/>
        </w:rPr>
        <w:t>future extreme events</w:t>
      </w:r>
      <w:r w:rsidRPr="00D85136">
        <w:rPr>
          <w:rStyle w:val="eop"/>
          <w:rFonts w:eastAsiaTheme="majorEastAsia"/>
        </w:rPr>
        <w:t>.</w:t>
      </w:r>
    </w:p>
    <w:p w14:paraId="4BCD5551" w14:textId="16FFDDAE" w:rsidR="00CB64D2" w:rsidRPr="00D85136" w:rsidRDefault="00F423CE" w:rsidP="00F423CE">
      <w:pPr>
        <w:pStyle w:val="paragraph"/>
        <w:spacing w:before="0" w:beforeAutospacing="0" w:after="0" w:afterAutospacing="0"/>
        <w:textAlignment w:val="baseline"/>
        <w:rPr>
          <w:rStyle w:val="eop"/>
          <w:rFonts w:eastAsiaTheme="majorEastAsia"/>
        </w:rPr>
      </w:pPr>
      <w:r w:rsidRPr="00D85136">
        <w:rPr>
          <w:rStyle w:val="eop"/>
          <w:rFonts w:eastAsiaTheme="majorEastAsia"/>
        </w:rPr>
        <w:t>Ultimately, this study emphasi</w:t>
      </w:r>
      <w:r w:rsidR="001D2688" w:rsidRPr="00D85136">
        <w:rPr>
          <w:rStyle w:val="eop"/>
          <w:rFonts w:eastAsiaTheme="majorEastAsia"/>
        </w:rPr>
        <w:t>s</w:t>
      </w:r>
      <w:r w:rsidRPr="00D85136">
        <w:rPr>
          <w:rStyle w:val="eop"/>
          <w:rFonts w:eastAsiaTheme="majorEastAsia"/>
        </w:rPr>
        <w:t>es the need for a multifaceted approach to coastal management and planning. By integrating insights from both BM and POT methods, and addressing the recommendations provided, stakeholders can better prepare for and mitigate the impacts of extreme sea-level events. This holistic understanding is essential for developing effective strategies to protect coastal communities and infrastructure in an increasingly variable climate.</w:t>
      </w:r>
    </w:p>
    <w:p w14:paraId="3C566147" w14:textId="77777777" w:rsidR="00F423CE" w:rsidRPr="00D85136" w:rsidRDefault="00F423CE" w:rsidP="00CB64D2">
      <w:pPr>
        <w:pStyle w:val="paragraph"/>
        <w:spacing w:before="0" w:beforeAutospacing="0" w:after="0" w:afterAutospacing="0"/>
        <w:textAlignment w:val="baseline"/>
        <w:rPr>
          <w:rStyle w:val="eop"/>
          <w:rFonts w:eastAsiaTheme="majorEastAsia"/>
        </w:rPr>
      </w:pPr>
    </w:p>
    <w:p w14:paraId="2A87F864" w14:textId="77777777" w:rsidR="00F423CE" w:rsidRPr="00D85136" w:rsidRDefault="00F423CE" w:rsidP="00CB64D2">
      <w:pPr>
        <w:pStyle w:val="paragraph"/>
        <w:spacing w:before="0" w:beforeAutospacing="0" w:after="0" w:afterAutospacing="0"/>
        <w:textAlignment w:val="baseline"/>
        <w:rPr>
          <w:sz w:val="18"/>
          <w:szCs w:val="18"/>
        </w:rPr>
      </w:pPr>
    </w:p>
    <w:p w14:paraId="5CCC3576" w14:textId="432F51F0" w:rsidR="00DB5DEB" w:rsidRPr="00D85136" w:rsidRDefault="006F61A6" w:rsidP="00D85136">
      <w:pPr>
        <w:pStyle w:val="Heading1"/>
        <w:rPr>
          <w:rStyle w:val="eop"/>
          <w:rFonts w:ascii="Times New Roman" w:hAnsi="Times New Roman" w:cs="Times New Roman"/>
          <w:b/>
          <w:bCs/>
          <w:color w:val="auto"/>
          <w:sz w:val="18"/>
          <w:szCs w:val="18"/>
        </w:rPr>
      </w:pPr>
      <w:bookmarkStart w:id="28" w:name="_Toc173901483"/>
      <w:r w:rsidRPr="00D85136">
        <w:rPr>
          <w:rStyle w:val="normaltextrun"/>
          <w:rFonts w:ascii="Times New Roman" w:hAnsi="Times New Roman" w:cs="Times New Roman"/>
          <w:b/>
          <w:bCs/>
          <w:color w:val="auto"/>
          <w:sz w:val="28"/>
          <w:szCs w:val="28"/>
        </w:rPr>
        <w:t>7</w:t>
      </w:r>
      <w:r w:rsidR="00CB64D2" w:rsidRPr="00D85136">
        <w:rPr>
          <w:rStyle w:val="normaltextrun"/>
          <w:rFonts w:ascii="Times New Roman" w:hAnsi="Times New Roman" w:cs="Times New Roman"/>
          <w:b/>
          <w:bCs/>
          <w:color w:val="auto"/>
          <w:sz w:val="28"/>
          <w:szCs w:val="28"/>
        </w:rPr>
        <w:t>. References</w:t>
      </w:r>
      <w:bookmarkEnd w:id="28"/>
      <w:r w:rsidR="00CB64D2" w:rsidRPr="00D85136">
        <w:rPr>
          <w:rStyle w:val="eop"/>
          <w:rFonts w:ascii="Times New Roman" w:hAnsi="Times New Roman" w:cs="Times New Roman"/>
          <w:b/>
          <w:bCs/>
          <w:color w:val="auto"/>
        </w:rPr>
        <w:t> </w:t>
      </w:r>
    </w:p>
    <w:p w14:paraId="3F128D93" w14:textId="2FC27726" w:rsidR="00FC2F37" w:rsidRPr="00D85136" w:rsidRDefault="00FC2F37" w:rsidP="00FC2F37">
      <w:pPr>
        <w:pStyle w:val="paragraph"/>
        <w:spacing w:after="0"/>
        <w:textAlignment w:val="baseline"/>
        <w:rPr>
          <w:lang w:val="en-GB"/>
        </w:rPr>
      </w:pPr>
      <w:r w:rsidRPr="00D85136">
        <w:rPr>
          <w:lang w:val="en-GB"/>
        </w:rPr>
        <w:t>Central Statistics Office (CSO) (2019) 'Press statement census 2016 results profile 2 - population distribution and movements'. Available at: https://www.cso.ie/en/csolatestnews/pressreleases/2017pressreleases/pressstatementcensus2016resultsprofile2-populationdistributionandmovements/ (Accessed 19 June 2024).</w:t>
      </w:r>
    </w:p>
    <w:p w14:paraId="45CE1A04" w14:textId="1F212C41" w:rsidR="00FC2F37" w:rsidRPr="00D85136" w:rsidRDefault="00FC2F37" w:rsidP="00FC2F37">
      <w:pPr>
        <w:pStyle w:val="paragraph"/>
        <w:spacing w:after="0"/>
        <w:textAlignment w:val="baseline"/>
        <w:rPr>
          <w:lang w:val="en-GB"/>
        </w:rPr>
      </w:pPr>
      <w:r w:rsidRPr="00D85136">
        <w:rPr>
          <w:lang w:val="en-GB"/>
        </w:rPr>
        <w:t xml:space="preserve">Dacre, H.F. and Pinto, J.G. (2020) 'Serial clustering of extratropical cyclones: a review of where, when and why it occurs', NPJ Climate and Atmospheric Science, 3, p.1-10. Available at: </w:t>
      </w:r>
      <w:r w:rsidR="008A47BB" w:rsidRPr="00D85136">
        <w:rPr>
          <w:lang w:val="en-GB"/>
        </w:rPr>
        <w:t>https://doi.org/10.1038/s41612-020-00152-9 (Accessed 4 June 2024).</w:t>
      </w:r>
    </w:p>
    <w:p w14:paraId="79B86F50" w14:textId="1737383A" w:rsidR="00FC2F37" w:rsidRPr="00D85136" w:rsidRDefault="00FC2F37" w:rsidP="00FC2F37">
      <w:pPr>
        <w:pStyle w:val="paragraph"/>
        <w:spacing w:after="0"/>
        <w:textAlignment w:val="baseline"/>
        <w:rPr>
          <w:lang w:val="en-GB"/>
        </w:rPr>
      </w:pPr>
      <w:r w:rsidRPr="00D85136">
        <w:rPr>
          <w:lang w:val="en-GB"/>
        </w:rPr>
        <w:t xml:space="preserve">Dahlman, R.L.A.L. (2009) 'Climate variability: North Atlantic Oscillation', NOAA Climate.gov. Available at: https://www.climate.gov/news-features/understanding-climate/climate-variability-north-atlantic-oscillation (Accessed </w:t>
      </w:r>
      <w:r w:rsidR="007C2C72" w:rsidRPr="00D85136">
        <w:rPr>
          <w:lang w:val="en-GB"/>
        </w:rPr>
        <w:t>13 May</w:t>
      </w:r>
      <w:r w:rsidRPr="00D85136">
        <w:rPr>
          <w:lang w:val="en-GB"/>
        </w:rPr>
        <w:t xml:space="preserve"> 2024).</w:t>
      </w:r>
    </w:p>
    <w:p w14:paraId="70EE6D40" w14:textId="3157FAA4" w:rsidR="00FC2F37" w:rsidRPr="00D85136" w:rsidRDefault="00FC2F37" w:rsidP="00FC2F37">
      <w:pPr>
        <w:pStyle w:val="paragraph"/>
        <w:spacing w:after="0"/>
        <w:textAlignment w:val="baseline"/>
        <w:rPr>
          <w:lang w:val="en-GB"/>
        </w:rPr>
      </w:pPr>
      <w:r w:rsidRPr="00D85136">
        <w:rPr>
          <w:lang w:val="en-GB"/>
        </w:rPr>
        <w:t xml:space="preserve">Department of Housing, Local Government and Heritage (2023) 'Report of the Inter-Departmental Group on National Coastal Change Management Strategy'. Available at: </w:t>
      </w:r>
      <w:r w:rsidRPr="00D85136">
        <w:rPr>
          <w:lang w:val="en-GB"/>
        </w:rPr>
        <w:lastRenderedPageBreak/>
        <w:t>https://www.gov.ie/en/publication/a43f3-report-of-the-inter-departmental-group-on-national-coastal-change-management-strategy/ (Accessed 19 June 2024).</w:t>
      </w:r>
    </w:p>
    <w:p w14:paraId="0EC8EE96" w14:textId="7F31B775" w:rsidR="00FC2F37" w:rsidRPr="00D85136" w:rsidRDefault="00FC2F37" w:rsidP="00FC2F37">
      <w:pPr>
        <w:pStyle w:val="paragraph"/>
        <w:spacing w:before="0" w:beforeAutospacing="0" w:after="0" w:afterAutospacing="0"/>
        <w:textAlignment w:val="baseline"/>
        <w:rPr>
          <w:rFonts w:eastAsiaTheme="majorEastAsia"/>
          <w:b/>
          <w:bCs/>
          <w:i/>
          <w:iCs/>
        </w:rPr>
      </w:pPr>
      <w:r w:rsidRPr="00D85136">
        <w:rPr>
          <w:lang w:val="en-GB"/>
        </w:rPr>
        <w:t>Encyclopædia Britannica (n.d.) 'Seiche'. Available at: https://www.britannica.com/science/seiche (Accessed</w:t>
      </w:r>
      <w:r w:rsidR="00EF3F99" w:rsidRPr="00D85136">
        <w:rPr>
          <w:lang w:val="en-GB"/>
        </w:rPr>
        <w:t xml:space="preserve"> </w:t>
      </w:r>
      <w:r w:rsidRPr="00D85136">
        <w:rPr>
          <w:lang w:val="en-GB"/>
        </w:rPr>
        <w:t>20 June 2024).</w:t>
      </w:r>
    </w:p>
    <w:p w14:paraId="4D75AFE2" w14:textId="1822034C" w:rsidR="00FC2F37" w:rsidRPr="00D85136" w:rsidRDefault="00FC2F37" w:rsidP="00FC2F37">
      <w:pPr>
        <w:pStyle w:val="paragraph"/>
        <w:spacing w:after="0"/>
        <w:textAlignment w:val="baseline"/>
        <w:rPr>
          <w:lang w:val="en-GB"/>
        </w:rPr>
      </w:pPr>
      <w:r w:rsidRPr="00D85136">
        <w:rPr>
          <w:lang w:val="en-GB"/>
        </w:rPr>
        <w:t>Environmental Protection Agency (EPA) (</w:t>
      </w:r>
      <w:r w:rsidR="006F61A6" w:rsidRPr="00D85136">
        <w:rPr>
          <w:lang w:val="en-GB"/>
        </w:rPr>
        <w:t>2021)</w:t>
      </w:r>
      <w:r w:rsidRPr="00D85136">
        <w:rPr>
          <w:lang w:val="en-GB"/>
        </w:rPr>
        <w:t xml:space="preserve"> 'EPA Climate Ireland | Coastal Flooding'. Available at: https://www.climateireland.ie/impact-on-ireland/climate-hazards/coastal-flooding/ (Accessed</w:t>
      </w:r>
      <w:r w:rsidR="00303247" w:rsidRPr="00D85136">
        <w:rPr>
          <w:lang w:val="en-GB"/>
        </w:rPr>
        <w:t xml:space="preserve"> </w:t>
      </w:r>
      <w:r w:rsidR="007C2C72" w:rsidRPr="00D85136">
        <w:rPr>
          <w:lang w:val="en-GB"/>
        </w:rPr>
        <w:t>13 May</w:t>
      </w:r>
      <w:r w:rsidRPr="00D85136">
        <w:rPr>
          <w:lang w:val="en-GB"/>
        </w:rPr>
        <w:t xml:space="preserve"> 2024).</w:t>
      </w:r>
    </w:p>
    <w:p w14:paraId="0D92CD00" w14:textId="367F25E1" w:rsidR="00FC2F37" w:rsidRPr="00D85136" w:rsidRDefault="00FC2F37" w:rsidP="00FC2F37">
      <w:pPr>
        <w:pStyle w:val="paragraph"/>
        <w:spacing w:after="0"/>
        <w:textAlignment w:val="baseline"/>
        <w:rPr>
          <w:lang w:val="en-GB"/>
        </w:rPr>
      </w:pPr>
      <w:r w:rsidRPr="00D85136">
        <w:rPr>
          <w:lang w:val="en-GB"/>
        </w:rPr>
        <w:t>Environmental Protection Agency (EPA) (</w:t>
      </w:r>
      <w:r w:rsidR="006F61A6" w:rsidRPr="00D85136">
        <w:rPr>
          <w:lang w:val="en-GB"/>
        </w:rPr>
        <w:t>2021)</w:t>
      </w:r>
      <w:r w:rsidRPr="00D85136">
        <w:rPr>
          <w:lang w:val="en-GB"/>
        </w:rPr>
        <w:t xml:space="preserve"> 'Inland flooding'. Available at: https://www.epa.ie/our-services/monitoring--assessment/climate-change/climate-ireland/impact-of-climate-change-on-ireland/climate-hazards/inland-flooding/ (Accessed</w:t>
      </w:r>
      <w:r w:rsidR="00303247" w:rsidRPr="00D85136">
        <w:rPr>
          <w:lang w:val="en-GB"/>
        </w:rPr>
        <w:t xml:space="preserve"> </w:t>
      </w:r>
      <w:r w:rsidRPr="00D85136">
        <w:rPr>
          <w:lang w:val="en-GB"/>
        </w:rPr>
        <w:t>19 June 2024).</w:t>
      </w:r>
    </w:p>
    <w:p w14:paraId="36E93E34" w14:textId="5801DB59" w:rsidR="00FC2F37" w:rsidRPr="00D85136" w:rsidRDefault="00FC2F37" w:rsidP="00FC2F37">
      <w:pPr>
        <w:pStyle w:val="paragraph"/>
        <w:spacing w:after="0"/>
        <w:textAlignment w:val="baseline"/>
        <w:rPr>
          <w:lang w:val="en-GB"/>
        </w:rPr>
      </w:pPr>
      <w:r w:rsidRPr="00D85136">
        <w:rPr>
          <w:lang w:val="en-GB"/>
        </w:rPr>
        <w:t xml:space="preserve">Government of Ireland (2020) Irish Coastal Protection Strategy Study (ICPSS). Available at: https://www.gov.ie/en/publication/eed0fb-irish-coastal-protection-strategy-study-icpss/ (Accessed 24 </w:t>
      </w:r>
      <w:r w:rsidR="007C2C72" w:rsidRPr="00D85136">
        <w:rPr>
          <w:lang w:val="en-GB"/>
        </w:rPr>
        <w:t>May</w:t>
      </w:r>
      <w:r w:rsidRPr="00D85136">
        <w:rPr>
          <w:lang w:val="en-GB"/>
        </w:rPr>
        <w:t xml:space="preserve"> 2024).</w:t>
      </w:r>
    </w:p>
    <w:p w14:paraId="2D042736" w14:textId="3FD8953B" w:rsidR="00FC2F37" w:rsidRPr="00D85136" w:rsidRDefault="00FC2F37" w:rsidP="00FC2F37">
      <w:pPr>
        <w:pStyle w:val="paragraph"/>
        <w:spacing w:after="0"/>
        <w:textAlignment w:val="baseline"/>
        <w:rPr>
          <w:lang w:val="en-GB"/>
        </w:rPr>
      </w:pPr>
      <w:r w:rsidRPr="00D85136">
        <w:rPr>
          <w:lang w:val="en-GB"/>
        </w:rPr>
        <w:t xml:space="preserve">Griggs, G. and Reguero, B.G. (2021) 'Coastal Adaptation to Climate Change and Sea-Level Rise', Water, 13(16), p.2151. Available at: </w:t>
      </w:r>
      <w:r w:rsidR="00120048" w:rsidRPr="00D85136">
        <w:rPr>
          <w:lang w:val="en-GB"/>
        </w:rPr>
        <w:t>https://doi.org/10.3390/w13162151</w:t>
      </w:r>
      <w:r w:rsidR="00303247" w:rsidRPr="00D85136">
        <w:rPr>
          <w:lang w:val="en-GB"/>
        </w:rPr>
        <w:t xml:space="preserve"> (Accessed 24 May 2024).</w:t>
      </w:r>
    </w:p>
    <w:p w14:paraId="2486B1B2" w14:textId="766646CC" w:rsidR="005E5344" w:rsidRPr="00D85136" w:rsidRDefault="005E5344" w:rsidP="00FC2F37">
      <w:pPr>
        <w:pStyle w:val="paragraph"/>
        <w:spacing w:after="0"/>
        <w:textAlignment w:val="baseline"/>
        <w:rPr>
          <w:lang w:val="en-GB"/>
        </w:rPr>
      </w:pPr>
      <w:r w:rsidRPr="00D85136">
        <w:t>Hallegatte, S., Green, C., Nicholls, R. and Corfee-</w:t>
      </w:r>
      <w:proofErr w:type="spellStart"/>
      <w:r w:rsidRPr="00D85136">
        <w:t>Morlot</w:t>
      </w:r>
      <w:proofErr w:type="spellEnd"/>
      <w:r w:rsidRPr="00D85136">
        <w:t xml:space="preserve">, J., 2013. Future flood losses in major coastal cities. </w:t>
      </w:r>
      <w:r w:rsidRPr="00D85136">
        <w:rPr>
          <w:i/>
          <w:iCs/>
        </w:rPr>
        <w:t>Nature Climate Change</w:t>
      </w:r>
      <w:r w:rsidRPr="00D85136">
        <w:t>, 3, pp.802-806. Available at: https://doi.org/10.1038/nclimate1979 (Accessed 1 August 2024).</w:t>
      </w:r>
    </w:p>
    <w:p w14:paraId="22F60ED6" w14:textId="3CF7C3AE" w:rsidR="00FE054D" w:rsidRPr="00D85136" w:rsidRDefault="00FE054D" w:rsidP="00FC2F37">
      <w:pPr>
        <w:pStyle w:val="paragraph"/>
        <w:spacing w:after="0"/>
        <w:textAlignment w:val="baseline"/>
        <w:rPr>
          <w:lang w:val="en-GB"/>
        </w:rPr>
      </w:pPr>
      <w:r w:rsidRPr="00D85136">
        <w:t xml:space="preserve">Hauer, M., Fussell, E., Mueller, V., Burkett, M., Call, M., Abel, K., </w:t>
      </w:r>
      <w:proofErr w:type="spellStart"/>
      <w:r w:rsidRPr="00D85136">
        <w:t>McLeman</w:t>
      </w:r>
      <w:proofErr w:type="spellEnd"/>
      <w:r w:rsidRPr="00D85136">
        <w:t xml:space="preserve">, R. and Wrathall, D., 2019. Sea-level rise and human migration. </w:t>
      </w:r>
      <w:r w:rsidRPr="00D85136">
        <w:rPr>
          <w:i/>
          <w:iCs/>
        </w:rPr>
        <w:t>Nature Reviews Earth &amp; Environment</w:t>
      </w:r>
      <w:r w:rsidRPr="00D85136">
        <w:t xml:space="preserve">, 1, pp.1-12. Available at: https://doi.org/10.1038/s43017-019-0002-9 </w:t>
      </w:r>
      <w:r w:rsidR="005E5344" w:rsidRPr="00D85136">
        <w:t>(</w:t>
      </w:r>
      <w:r w:rsidRPr="00D85136">
        <w:t xml:space="preserve">Accessed </w:t>
      </w:r>
      <w:r w:rsidR="003810D7" w:rsidRPr="00D85136">
        <w:t>1</w:t>
      </w:r>
      <w:r w:rsidRPr="00D85136">
        <w:t xml:space="preserve"> August 2024</w:t>
      </w:r>
      <w:r w:rsidR="005E5344" w:rsidRPr="00D85136">
        <w:t>)</w:t>
      </w:r>
      <w:r w:rsidRPr="00D85136">
        <w:t>.</w:t>
      </w:r>
      <w:r w:rsidRPr="00D85136">
        <w:rPr>
          <w:lang w:val="en-GB"/>
        </w:rPr>
        <w:t xml:space="preserve"> </w:t>
      </w:r>
    </w:p>
    <w:p w14:paraId="3659BF58" w14:textId="37B12C0F" w:rsidR="00120048" w:rsidRPr="00D85136" w:rsidRDefault="0018304E" w:rsidP="00FC2F37">
      <w:pPr>
        <w:pStyle w:val="paragraph"/>
        <w:spacing w:after="0"/>
        <w:textAlignment w:val="baseline"/>
        <w:rPr>
          <w:lang w:val="en-GB"/>
        </w:rPr>
      </w:pPr>
      <w:r w:rsidRPr="00D85136">
        <w:rPr>
          <w:lang w:val="en-GB"/>
        </w:rPr>
        <w:t>IPCC, 2021. Climate Change 2021: The Physical Science Basis. Contribution of Working Group I to the Sixth Assessment Report of the Intergovernmental Panel on Climate Change. Available at: https://www.ipcc.ch/report/ar6/wg1/ (Accessed 16 July 2024).</w:t>
      </w:r>
    </w:p>
    <w:p w14:paraId="1360FFB0" w14:textId="4E7392AD" w:rsidR="00FC2F37" w:rsidRPr="00D85136" w:rsidRDefault="00FC2F37" w:rsidP="00FC2F37">
      <w:pPr>
        <w:pStyle w:val="paragraph"/>
        <w:spacing w:after="0"/>
        <w:textAlignment w:val="baseline"/>
        <w:rPr>
          <w:lang w:val="en-GB"/>
        </w:rPr>
      </w:pPr>
      <w:r w:rsidRPr="00D85136">
        <w:rPr>
          <w:lang w:val="en-GB"/>
        </w:rPr>
        <w:t xml:space="preserve">Kearney, W.S., Fernandes, A. and </w:t>
      </w:r>
      <w:proofErr w:type="spellStart"/>
      <w:r w:rsidRPr="00D85136">
        <w:rPr>
          <w:lang w:val="en-GB"/>
        </w:rPr>
        <w:t>Fagherazzi</w:t>
      </w:r>
      <w:proofErr w:type="spellEnd"/>
      <w:r w:rsidRPr="00D85136">
        <w:rPr>
          <w:lang w:val="en-GB"/>
        </w:rPr>
        <w:t xml:space="preserve">, S. (2019) 'Sea-level rise and storm </w:t>
      </w:r>
      <w:proofErr w:type="gramStart"/>
      <w:r w:rsidRPr="00D85136">
        <w:rPr>
          <w:lang w:val="en-GB"/>
        </w:rPr>
        <w:t>surges</w:t>
      </w:r>
      <w:proofErr w:type="gramEnd"/>
      <w:r w:rsidRPr="00D85136">
        <w:rPr>
          <w:lang w:val="en-GB"/>
        </w:rPr>
        <w:t xml:space="preserve"> structure coastal forests into persistence and regeneration niches', </w:t>
      </w:r>
      <w:proofErr w:type="spellStart"/>
      <w:r w:rsidRPr="00D85136">
        <w:rPr>
          <w:lang w:val="en-GB"/>
        </w:rPr>
        <w:t>PLoS</w:t>
      </w:r>
      <w:proofErr w:type="spellEnd"/>
      <w:r w:rsidRPr="00D85136">
        <w:rPr>
          <w:lang w:val="en-GB"/>
        </w:rPr>
        <w:t xml:space="preserve"> ONE, 14(5), p.e0215977. Available at: </w:t>
      </w:r>
      <w:r w:rsidR="005E5344" w:rsidRPr="00D85136">
        <w:rPr>
          <w:lang w:val="en-GB"/>
        </w:rPr>
        <w:t>https://doi.org/10.1371/journal.pone.0215977 (Accessed</w:t>
      </w:r>
      <w:r w:rsidR="00303247" w:rsidRPr="00D85136">
        <w:rPr>
          <w:lang w:val="en-GB"/>
        </w:rPr>
        <w:t xml:space="preserve"> 3 June 2024).</w:t>
      </w:r>
    </w:p>
    <w:p w14:paraId="1274AFA5" w14:textId="07C002CD" w:rsidR="00FC2F37" w:rsidRPr="00D85136" w:rsidRDefault="00FC2F37" w:rsidP="00FC2F37">
      <w:pPr>
        <w:pStyle w:val="paragraph"/>
        <w:spacing w:after="0"/>
        <w:textAlignment w:val="baseline"/>
        <w:rPr>
          <w:lang w:val="en-GB"/>
        </w:rPr>
      </w:pPr>
      <w:r w:rsidRPr="00D85136">
        <w:rPr>
          <w:lang w:val="en-GB"/>
        </w:rPr>
        <w:t xml:space="preserve">Lui, K. (2017) 'Hurricane Ophelia: What to know', Time. Available at: https://time.com/4983412/ophelia-atlantic-storm-hurricane-ireland-united-kingdom/ (Accessed 19 </w:t>
      </w:r>
      <w:r w:rsidR="007C2C72" w:rsidRPr="00D85136">
        <w:rPr>
          <w:lang w:val="en-GB"/>
        </w:rPr>
        <w:t>May</w:t>
      </w:r>
      <w:r w:rsidRPr="00D85136">
        <w:rPr>
          <w:lang w:val="en-GB"/>
        </w:rPr>
        <w:t xml:space="preserve"> 2024).</w:t>
      </w:r>
    </w:p>
    <w:p w14:paraId="0E1147FE" w14:textId="473A1DF4" w:rsidR="00544B27" w:rsidRPr="00D85136" w:rsidRDefault="00544B27" w:rsidP="00FC2F37">
      <w:pPr>
        <w:pStyle w:val="paragraph"/>
        <w:spacing w:after="0"/>
        <w:textAlignment w:val="baseline"/>
      </w:pPr>
      <w:r w:rsidRPr="00D85136">
        <w:t>McRobie, A., Spencer, T. and Gerritsen, H. (2005) 'The big flood: North Sea storm surge', Philosophical Transactions of the Royal Society A, 363, pp.1263–1270.</w:t>
      </w:r>
      <w:r w:rsidR="008575F6" w:rsidRPr="00D85136">
        <w:t xml:space="preserve"> </w:t>
      </w:r>
      <w:r w:rsidR="00FA5615" w:rsidRPr="00D85136">
        <w:rPr>
          <w:lang w:val="en-GB"/>
        </w:rPr>
        <w:t xml:space="preserve"> </w:t>
      </w:r>
    </w:p>
    <w:p w14:paraId="4EAF37B3" w14:textId="6C3827D2" w:rsidR="00FC2F37" w:rsidRPr="00D85136" w:rsidRDefault="00FC2F37" w:rsidP="00FC2F37">
      <w:pPr>
        <w:pStyle w:val="paragraph"/>
        <w:spacing w:after="0"/>
        <w:textAlignment w:val="baseline"/>
        <w:rPr>
          <w:lang w:val="en-GB"/>
        </w:rPr>
      </w:pPr>
      <w:r w:rsidRPr="00D85136">
        <w:rPr>
          <w:lang w:val="en-GB"/>
        </w:rPr>
        <w:t>Met Éireann (n.d.) 'Major weather events', The Irish Meteorological Service. Available at: https://www.met.ie/climate/major-weather-events (Accessed 2</w:t>
      </w:r>
      <w:r w:rsidR="00656E52" w:rsidRPr="00D85136">
        <w:rPr>
          <w:lang w:val="en-GB"/>
        </w:rPr>
        <w:t>3</w:t>
      </w:r>
      <w:r w:rsidRPr="00D85136">
        <w:rPr>
          <w:lang w:val="en-GB"/>
        </w:rPr>
        <w:t xml:space="preserve"> June 2024).</w:t>
      </w:r>
    </w:p>
    <w:p w14:paraId="081BE386" w14:textId="4EAB8649" w:rsidR="00FC2F37" w:rsidRPr="00D85136" w:rsidRDefault="00FC2F37" w:rsidP="00FC2F37">
      <w:pPr>
        <w:pStyle w:val="paragraph"/>
        <w:spacing w:after="0"/>
        <w:textAlignment w:val="baseline"/>
        <w:rPr>
          <w:lang w:val="en-GB"/>
        </w:rPr>
      </w:pPr>
      <w:r w:rsidRPr="00D85136">
        <w:rPr>
          <w:lang w:val="en-GB"/>
        </w:rPr>
        <w:lastRenderedPageBreak/>
        <w:t>Met Éireann (2017) 'Ophelia report', The Irish Meteorological Service. Available at: https://www.met.ie/ophelia-report (Accesse</w:t>
      </w:r>
      <w:r w:rsidR="00303247" w:rsidRPr="00D85136">
        <w:rPr>
          <w:lang w:val="en-GB"/>
        </w:rPr>
        <w:t>d</w:t>
      </w:r>
      <w:r w:rsidRPr="00D85136">
        <w:rPr>
          <w:lang w:val="en-GB"/>
        </w:rPr>
        <w:t xml:space="preserve"> </w:t>
      </w:r>
      <w:r w:rsidR="00656E52" w:rsidRPr="00D85136">
        <w:rPr>
          <w:lang w:val="en-GB"/>
        </w:rPr>
        <w:t>1</w:t>
      </w:r>
      <w:r w:rsidRPr="00D85136">
        <w:rPr>
          <w:lang w:val="en-GB"/>
        </w:rPr>
        <w:t xml:space="preserve"> June 2024).</w:t>
      </w:r>
    </w:p>
    <w:p w14:paraId="24169F7E" w14:textId="254B8134" w:rsidR="00FC2F37" w:rsidRPr="00D85136" w:rsidRDefault="00FC2F37" w:rsidP="00FC2F37">
      <w:pPr>
        <w:pStyle w:val="paragraph"/>
        <w:spacing w:after="0"/>
        <w:textAlignment w:val="baseline"/>
        <w:rPr>
          <w:lang w:val="en-GB"/>
        </w:rPr>
      </w:pPr>
      <w:r w:rsidRPr="00D85136">
        <w:rPr>
          <w:lang w:val="en-GB"/>
        </w:rPr>
        <w:t>Oppenheimer, M., et al. (2019) 'Sea Level Rise and Implications for Low-Lying Islands, Coasts and Communities', In: IPCC Special Report on the Ocean and Cryosphere in a Changing Climate. Available at: https://www.ipcc.ch/report/srocc/ (Accessed 1</w:t>
      </w:r>
      <w:r w:rsidR="00656E52" w:rsidRPr="00D85136">
        <w:rPr>
          <w:lang w:val="en-GB"/>
        </w:rPr>
        <w:t>4</w:t>
      </w:r>
      <w:r w:rsidRPr="00D85136">
        <w:rPr>
          <w:lang w:val="en-GB"/>
        </w:rPr>
        <w:t xml:space="preserve"> June 2024).</w:t>
      </w:r>
    </w:p>
    <w:p w14:paraId="4518F8ED" w14:textId="5A0E649B" w:rsidR="00FC2F37" w:rsidRPr="00D85136" w:rsidRDefault="00FC2F37" w:rsidP="00FC2F37">
      <w:pPr>
        <w:pStyle w:val="paragraph"/>
        <w:spacing w:after="0"/>
        <w:textAlignment w:val="baseline"/>
        <w:rPr>
          <w:lang w:val="en-GB"/>
        </w:rPr>
      </w:pPr>
      <w:proofErr w:type="spellStart"/>
      <w:r w:rsidRPr="00D85136">
        <w:rPr>
          <w:lang w:val="en-GB"/>
        </w:rPr>
        <w:t>Pickands</w:t>
      </w:r>
      <w:proofErr w:type="spellEnd"/>
      <w:r w:rsidRPr="00D85136">
        <w:rPr>
          <w:lang w:val="en-GB"/>
        </w:rPr>
        <w:t>, J. (1975) 'Statistical Inference Using Extreme Order Statistics', The Annals of Statistics, 3(1), pp.119-131.</w:t>
      </w:r>
      <w:r w:rsidR="008575F6" w:rsidRPr="00D85136">
        <w:rPr>
          <w:lang w:val="en-GB"/>
        </w:rPr>
        <w:t xml:space="preserve"> </w:t>
      </w:r>
      <w:r w:rsidR="00FA5615" w:rsidRPr="00D85136">
        <w:rPr>
          <w:lang w:val="en-GB"/>
        </w:rPr>
        <w:t xml:space="preserve"> </w:t>
      </w:r>
    </w:p>
    <w:p w14:paraId="7CCBAED5" w14:textId="4FBA1230" w:rsidR="00247934" w:rsidRPr="00D85136" w:rsidRDefault="00247934" w:rsidP="00FC2F37">
      <w:pPr>
        <w:pStyle w:val="paragraph"/>
        <w:spacing w:after="0"/>
        <w:textAlignment w:val="baseline"/>
        <w:rPr>
          <w:lang w:val="en-GB"/>
        </w:rPr>
      </w:pPr>
      <w:r w:rsidRPr="00D85136">
        <w:t xml:space="preserve">Rentschler, J., Salhab, M. and </w:t>
      </w:r>
      <w:proofErr w:type="spellStart"/>
      <w:r w:rsidRPr="00D85136">
        <w:t>Jafino</w:t>
      </w:r>
      <w:proofErr w:type="spellEnd"/>
      <w:r w:rsidRPr="00D85136">
        <w:t xml:space="preserve">, B.A., 2022. Flood exposure and poverty in 188 countries. </w:t>
      </w:r>
      <w:r w:rsidRPr="00D85136">
        <w:rPr>
          <w:i/>
          <w:iCs/>
        </w:rPr>
        <w:t>Nature Communications</w:t>
      </w:r>
      <w:r w:rsidRPr="00D85136">
        <w:t xml:space="preserve">, 13, p.3527. Available at: https://doi.org/10.1038/s41467-022-30727-4 </w:t>
      </w:r>
      <w:r w:rsidR="007C2C72" w:rsidRPr="00D85136">
        <w:t>(</w:t>
      </w:r>
      <w:r w:rsidRPr="00D85136">
        <w:t>Accessed</w:t>
      </w:r>
      <w:r w:rsidR="008575F6" w:rsidRPr="00D85136">
        <w:t xml:space="preserve"> 2</w:t>
      </w:r>
      <w:r w:rsidRPr="00D85136">
        <w:t xml:space="preserve"> August 2024</w:t>
      </w:r>
      <w:r w:rsidR="007C2C72" w:rsidRPr="00D85136">
        <w:t>)</w:t>
      </w:r>
      <w:r w:rsidRPr="00D85136">
        <w:t>.</w:t>
      </w:r>
    </w:p>
    <w:p w14:paraId="5EA587FE" w14:textId="655E848C" w:rsidR="00FC2F37" w:rsidRPr="00D85136" w:rsidRDefault="00FC2F37" w:rsidP="00FC2F37">
      <w:pPr>
        <w:pStyle w:val="paragraph"/>
        <w:spacing w:after="0"/>
        <w:textAlignment w:val="baseline"/>
        <w:rPr>
          <w:lang w:val="en-GB"/>
        </w:rPr>
      </w:pPr>
      <w:r w:rsidRPr="00D85136">
        <w:rPr>
          <w:lang w:val="en-GB"/>
        </w:rPr>
        <w:t xml:space="preserve">Stammer, D., Ray, R.D., Andersen, O.B., </w:t>
      </w:r>
      <w:proofErr w:type="spellStart"/>
      <w:r w:rsidRPr="00D85136">
        <w:rPr>
          <w:lang w:val="en-GB"/>
        </w:rPr>
        <w:t>Arbic</w:t>
      </w:r>
      <w:proofErr w:type="spellEnd"/>
      <w:r w:rsidRPr="00D85136">
        <w:rPr>
          <w:lang w:val="en-GB"/>
        </w:rPr>
        <w:t xml:space="preserve">, B., Bosch, W., Carrere, L., Cheng, Y., Egbert, G., Fok, H.S., Green, J., Huber, B., Lemoine, F., </w:t>
      </w:r>
      <w:proofErr w:type="spellStart"/>
      <w:r w:rsidRPr="00D85136">
        <w:rPr>
          <w:lang w:val="en-GB"/>
        </w:rPr>
        <w:t>Lyard</w:t>
      </w:r>
      <w:proofErr w:type="spellEnd"/>
      <w:r w:rsidRPr="00D85136">
        <w:rPr>
          <w:lang w:val="en-GB"/>
        </w:rPr>
        <w:t xml:space="preserve">, F., Morison, J., Müller, M., Richman, J., Shriver, J.F., Shum, C.K., Taguchi, E., Yi, Y. and </w:t>
      </w:r>
      <w:proofErr w:type="spellStart"/>
      <w:r w:rsidRPr="00D85136">
        <w:rPr>
          <w:lang w:val="en-GB"/>
        </w:rPr>
        <w:t>Zahel</w:t>
      </w:r>
      <w:proofErr w:type="spellEnd"/>
      <w:r w:rsidRPr="00D85136">
        <w:rPr>
          <w:lang w:val="en-GB"/>
        </w:rPr>
        <w:t>, W. (2014) 'Accuracy assessment of global barotropic ocean tide models', Reviews of Geophysics, 52(3), pp.243-282.</w:t>
      </w:r>
      <w:r w:rsidR="001D13F6" w:rsidRPr="00D85136">
        <w:rPr>
          <w:lang w:val="en-GB"/>
        </w:rPr>
        <w:t xml:space="preserve"> </w:t>
      </w:r>
    </w:p>
    <w:p w14:paraId="1E1397E7" w14:textId="5CA863D5" w:rsidR="00797B73" w:rsidRPr="00D85136" w:rsidRDefault="00FC2F37" w:rsidP="00FC2F37">
      <w:pPr>
        <w:pStyle w:val="paragraph"/>
        <w:spacing w:after="0"/>
        <w:textAlignment w:val="baseline"/>
        <w:rPr>
          <w:rStyle w:val="eop"/>
          <w:lang w:val="en-GB"/>
        </w:rPr>
      </w:pPr>
      <w:r w:rsidRPr="00D85136">
        <w:rPr>
          <w:lang w:val="en-GB"/>
        </w:rPr>
        <w:t xml:space="preserve">Towey, N. (2018) 'Storm Ophelia caused almost €70m worth of damage', The Irish Times. Available at: https://www.irishtimes.com/news/environment/storm-ophelia-caused-almost-70m-worth-of-damage-1.3661365 (Accessed 19 </w:t>
      </w:r>
      <w:r w:rsidR="00656E52" w:rsidRPr="00D85136">
        <w:rPr>
          <w:lang w:val="en-GB"/>
        </w:rPr>
        <w:t>May</w:t>
      </w:r>
      <w:r w:rsidRPr="00D85136">
        <w:rPr>
          <w:lang w:val="en-GB"/>
        </w:rPr>
        <w:t xml:space="preserve"> 2024).</w:t>
      </w:r>
    </w:p>
    <w:p w14:paraId="4EFA0C03" w14:textId="64FBED10" w:rsidR="00FC2F37" w:rsidRPr="00D85136" w:rsidRDefault="00FC2F37" w:rsidP="00FC2F37">
      <w:pPr>
        <w:pStyle w:val="paragraph"/>
        <w:spacing w:after="0"/>
        <w:textAlignment w:val="baseline"/>
        <w:rPr>
          <w:lang w:val="en-GB"/>
        </w:rPr>
      </w:pPr>
      <w:r w:rsidRPr="00D85136">
        <w:rPr>
          <w:lang w:val="en-GB"/>
        </w:rPr>
        <w:t>Wang, X., et al. (2021) 'Computation-efficient parameter estimation for a high-resolution global tide and surge model', Journal of Geophysical Research: Oceans, 126(3). Available at: https://doi.org/10.1029/2020jc016917</w:t>
      </w:r>
      <w:r w:rsidR="00D51A4C" w:rsidRPr="00D85136">
        <w:rPr>
          <w:lang w:val="en-GB"/>
        </w:rPr>
        <w:t xml:space="preserve"> (Accessed 13 May 2024</w:t>
      </w:r>
      <w:r w:rsidR="007C2C72" w:rsidRPr="00D85136">
        <w:rPr>
          <w:lang w:val="en-GB"/>
        </w:rPr>
        <w:t>)</w:t>
      </w:r>
    </w:p>
    <w:p w14:paraId="0D2CC4AA" w14:textId="009FD2FA" w:rsidR="00FC2F37" w:rsidRPr="00D85136" w:rsidRDefault="00FC2F37" w:rsidP="00FC2F37">
      <w:pPr>
        <w:pStyle w:val="paragraph"/>
        <w:spacing w:after="0"/>
        <w:textAlignment w:val="baseline"/>
        <w:rPr>
          <w:lang w:val="en-GB"/>
        </w:rPr>
      </w:pPr>
      <w:r w:rsidRPr="00D85136">
        <w:rPr>
          <w:lang w:val="en-GB"/>
        </w:rPr>
        <w:t xml:space="preserve">Woo, M. (2014) 'King tides: What explains high water threatening global coasts?', National Geographic. Available at: https://www.nationalgeographic.com/science/article/140130-king-tides-high-tides-sea-level-rise-science/ (Accessed 20 </w:t>
      </w:r>
      <w:r w:rsidR="00656E52" w:rsidRPr="00D85136">
        <w:rPr>
          <w:lang w:val="en-GB"/>
        </w:rPr>
        <w:t>May</w:t>
      </w:r>
      <w:r w:rsidRPr="00D85136">
        <w:rPr>
          <w:lang w:val="en-GB"/>
        </w:rPr>
        <w:t xml:space="preserve"> 2024).</w:t>
      </w:r>
    </w:p>
    <w:p w14:paraId="5D07F091" w14:textId="2E820F89" w:rsidR="00CB64D2" w:rsidRPr="00D85136" w:rsidRDefault="00CB64D2" w:rsidP="00CB64D2">
      <w:pPr>
        <w:pStyle w:val="paragraph"/>
        <w:spacing w:before="0" w:beforeAutospacing="0" w:after="0" w:afterAutospacing="0"/>
        <w:textAlignment w:val="baseline"/>
        <w:rPr>
          <w:sz w:val="18"/>
          <w:szCs w:val="18"/>
        </w:rPr>
      </w:pPr>
    </w:p>
    <w:p w14:paraId="14A4E064" w14:textId="77777777" w:rsidR="00CB64D2" w:rsidRPr="00D85136" w:rsidRDefault="00CB64D2" w:rsidP="00D85136">
      <w:pPr>
        <w:pStyle w:val="Heading1"/>
        <w:rPr>
          <w:rFonts w:ascii="Times New Roman" w:hAnsi="Times New Roman" w:cs="Times New Roman"/>
          <w:color w:val="auto"/>
          <w:sz w:val="18"/>
          <w:szCs w:val="18"/>
        </w:rPr>
      </w:pPr>
      <w:bookmarkStart w:id="29" w:name="_Toc173901484"/>
      <w:r w:rsidRPr="00D85136">
        <w:rPr>
          <w:rStyle w:val="normaltextrun"/>
          <w:rFonts w:ascii="Times New Roman" w:hAnsi="Times New Roman" w:cs="Times New Roman"/>
          <w:b/>
          <w:bCs/>
          <w:color w:val="auto"/>
          <w:sz w:val="28"/>
          <w:szCs w:val="28"/>
        </w:rPr>
        <w:t>9. Appendices</w:t>
      </w:r>
      <w:bookmarkEnd w:id="29"/>
      <w:r w:rsidRPr="00D85136">
        <w:rPr>
          <w:rStyle w:val="eop"/>
          <w:rFonts w:ascii="Times New Roman" w:hAnsi="Times New Roman" w:cs="Times New Roman"/>
          <w:b/>
          <w:bCs/>
          <w:color w:val="auto"/>
        </w:rPr>
        <w:t> </w:t>
      </w:r>
    </w:p>
    <w:p w14:paraId="56E10803" w14:textId="6DD4063D" w:rsidR="005A15A1" w:rsidRPr="00D85136" w:rsidRDefault="00CB64D2" w:rsidP="00CB64D2">
      <w:pPr>
        <w:pStyle w:val="paragraph"/>
        <w:spacing w:before="0" w:beforeAutospacing="0" w:after="0" w:afterAutospacing="0"/>
        <w:textAlignment w:val="baseline"/>
        <w:rPr>
          <w:rFonts w:eastAsiaTheme="majorEastAsia"/>
        </w:rPr>
      </w:pPr>
      <w:r w:rsidRPr="00D85136">
        <w:rPr>
          <w:rStyle w:val="normaltextrun"/>
          <w:rFonts w:eastAsiaTheme="majorEastAsia"/>
          <w:sz w:val="28"/>
          <w:szCs w:val="28"/>
        </w:rPr>
        <w:t>   </w:t>
      </w:r>
      <w:r w:rsidRPr="00D85136">
        <w:rPr>
          <w:rStyle w:val="eop"/>
          <w:rFonts w:eastAsiaTheme="majorEastAsia"/>
        </w:rPr>
        <w:t> </w:t>
      </w:r>
    </w:p>
    <w:p w14:paraId="21162BD8" w14:textId="1E9C1628" w:rsidR="00CB64D2" w:rsidRPr="00D85136" w:rsidRDefault="00DF390D" w:rsidP="00D85136">
      <w:pPr>
        <w:pStyle w:val="Heading3"/>
        <w:rPr>
          <w:rStyle w:val="normaltextrun"/>
          <w:rFonts w:ascii="Times New Roman" w:hAnsi="Times New Roman" w:cs="Times New Roman"/>
          <w:b/>
          <w:bCs/>
          <w:color w:val="auto"/>
          <w:sz w:val="24"/>
          <w:szCs w:val="24"/>
        </w:rPr>
      </w:pPr>
      <w:bookmarkStart w:id="30" w:name="_Toc173901485"/>
      <w:r w:rsidRPr="00D85136">
        <w:rPr>
          <w:rStyle w:val="normaltextrun"/>
          <w:rFonts w:ascii="Times New Roman" w:hAnsi="Times New Roman" w:cs="Times New Roman"/>
          <w:b/>
          <w:bCs/>
          <w:color w:val="auto"/>
          <w:sz w:val="24"/>
          <w:szCs w:val="24"/>
        </w:rPr>
        <w:t xml:space="preserve">Information on </w:t>
      </w:r>
      <w:r w:rsidR="007B28FC" w:rsidRPr="00D85136">
        <w:rPr>
          <w:rStyle w:val="normaltextrun"/>
          <w:rFonts w:ascii="Times New Roman" w:hAnsi="Times New Roman" w:cs="Times New Roman"/>
          <w:b/>
          <w:bCs/>
          <w:color w:val="auto"/>
          <w:sz w:val="24"/>
          <w:szCs w:val="24"/>
        </w:rPr>
        <w:t>S</w:t>
      </w:r>
      <w:r w:rsidR="003D2234" w:rsidRPr="00D85136">
        <w:rPr>
          <w:rStyle w:val="normaltextrun"/>
          <w:rFonts w:ascii="Times New Roman" w:hAnsi="Times New Roman" w:cs="Times New Roman"/>
          <w:b/>
          <w:bCs/>
          <w:color w:val="auto"/>
          <w:sz w:val="24"/>
          <w:szCs w:val="24"/>
        </w:rPr>
        <w:t xml:space="preserve">upplementary </w:t>
      </w:r>
      <w:r w:rsidR="007B28FC" w:rsidRPr="00D85136">
        <w:rPr>
          <w:rStyle w:val="normaltextrun"/>
          <w:rFonts w:ascii="Times New Roman" w:hAnsi="Times New Roman" w:cs="Times New Roman"/>
          <w:b/>
          <w:bCs/>
          <w:color w:val="auto"/>
          <w:sz w:val="24"/>
          <w:szCs w:val="24"/>
        </w:rPr>
        <w:t>C</w:t>
      </w:r>
      <w:r w:rsidR="003D2234" w:rsidRPr="00D85136">
        <w:rPr>
          <w:rStyle w:val="normaltextrun"/>
          <w:rFonts w:ascii="Times New Roman" w:hAnsi="Times New Roman" w:cs="Times New Roman"/>
          <w:b/>
          <w:bCs/>
          <w:color w:val="auto"/>
          <w:sz w:val="24"/>
          <w:szCs w:val="24"/>
        </w:rPr>
        <w:t>ode</w:t>
      </w:r>
      <w:bookmarkEnd w:id="30"/>
    </w:p>
    <w:p w14:paraId="5B3BDFD0" w14:textId="77777777" w:rsidR="003D2234" w:rsidRPr="00D85136" w:rsidRDefault="003D2234" w:rsidP="00CB64D2">
      <w:pPr>
        <w:pStyle w:val="paragraph"/>
        <w:spacing w:before="0" w:beforeAutospacing="0" w:after="0" w:afterAutospacing="0"/>
        <w:textAlignment w:val="baseline"/>
        <w:rPr>
          <w:rStyle w:val="normaltextrun"/>
          <w:rFonts w:eastAsiaTheme="majorEastAsia"/>
        </w:rPr>
      </w:pPr>
    </w:p>
    <w:p w14:paraId="13AC1929" w14:textId="2BD09462" w:rsidR="003D2234" w:rsidRPr="00D85136" w:rsidRDefault="003D2234" w:rsidP="00CB64D2">
      <w:pPr>
        <w:pStyle w:val="paragraph"/>
        <w:spacing w:before="0" w:beforeAutospacing="0" w:after="0" w:afterAutospacing="0"/>
        <w:textAlignment w:val="baseline"/>
        <w:rPr>
          <w:rStyle w:val="normaltextrun"/>
          <w:rFonts w:eastAsiaTheme="majorEastAsia"/>
        </w:rPr>
      </w:pPr>
      <w:r w:rsidRPr="00D85136">
        <w:rPr>
          <w:rStyle w:val="normaltextrun"/>
          <w:rFonts w:eastAsiaTheme="majorEastAsia"/>
        </w:rPr>
        <w:t xml:space="preserve">Code is provided as </w:t>
      </w:r>
      <w:r w:rsidR="008027E3" w:rsidRPr="00D85136">
        <w:rPr>
          <w:rStyle w:val="normaltextrun"/>
          <w:rFonts w:eastAsiaTheme="majorEastAsia"/>
        </w:rPr>
        <w:t xml:space="preserve">a separate upload </w:t>
      </w:r>
      <w:r w:rsidR="00F072E0" w:rsidRPr="00D85136">
        <w:rPr>
          <w:rStyle w:val="normaltextrun"/>
          <w:rFonts w:eastAsiaTheme="majorEastAsia"/>
        </w:rPr>
        <w:t xml:space="preserve">folder to this document. The code is </w:t>
      </w:r>
      <w:r w:rsidR="005852B3" w:rsidRPr="00D85136">
        <w:rPr>
          <w:rStyle w:val="normaltextrun"/>
          <w:rFonts w:eastAsiaTheme="majorEastAsia"/>
        </w:rPr>
        <w:t>split into 4 sections. The first section “Dun Laoghaire Prelim Example.</w:t>
      </w:r>
      <w:r w:rsidR="00FA3EE0" w:rsidRPr="00D85136">
        <w:rPr>
          <w:rStyle w:val="normaltextrun"/>
          <w:rFonts w:eastAsiaTheme="majorEastAsia"/>
        </w:rPr>
        <w:t>R</w:t>
      </w:r>
      <w:r w:rsidR="005852B3" w:rsidRPr="00D85136">
        <w:rPr>
          <w:rStyle w:val="normaltextrun"/>
          <w:rFonts w:eastAsiaTheme="majorEastAsia"/>
        </w:rPr>
        <w:t>md”</w:t>
      </w:r>
      <w:r w:rsidR="003C036C" w:rsidRPr="00D85136">
        <w:rPr>
          <w:rStyle w:val="normaltextrun"/>
          <w:rFonts w:eastAsiaTheme="majorEastAsia"/>
        </w:rPr>
        <w:t xml:space="preserve"> is </w:t>
      </w:r>
      <w:r w:rsidR="00A00CAF" w:rsidRPr="00D85136">
        <w:rPr>
          <w:rStyle w:val="normaltextrun"/>
          <w:rFonts w:eastAsiaTheme="majorEastAsia"/>
        </w:rPr>
        <w:t xml:space="preserve">where code for the </w:t>
      </w:r>
      <w:r w:rsidR="00EB2F6F" w:rsidRPr="00D85136">
        <w:rPr>
          <w:rStyle w:val="normaltextrun"/>
          <w:rFonts w:eastAsiaTheme="majorEastAsia"/>
        </w:rPr>
        <w:t xml:space="preserve">exploratory data analysis, as well as the initial exceedance graphs for the singular Dun Laoghaire station 795 are stored. The </w:t>
      </w:r>
      <w:r w:rsidR="00FA3EE0" w:rsidRPr="00D85136">
        <w:rPr>
          <w:rStyle w:val="normaltextrun"/>
          <w:rFonts w:eastAsiaTheme="majorEastAsia"/>
        </w:rPr>
        <w:t>second</w:t>
      </w:r>
      <w:r w:rsidR="00EB2F6F" w:rsidRPr="00D85136">
        <w:rPr>
          <w:rStyle w:val="normaltextrun"/>
          <w:rFonts w:eastAsiaTheme="majorEastAsia"/>
        </w:rPr>
        <w:t xml:space="preserve"> section </w:t>
      </w:r>
      <w:r w:rsidR="00FA3EE0" w:rsidRPr="00D85136">
        <w:rPr>
          <w:rStyle w:val="normaltextrun"/>
          <w:rFonts w:eastAsiaTheme="majorEastAsia"/>
        </w:rPr>
        <w:t xml:space="preserve">“Exceedances Block Maxima.Rmd” </w:t>
      </w:r>
      <w:r w:rsidR="00924899" w:rsidRPr="00D85136">
        <w:rPr>
          <w:rStyle w:val="normaltextrun"/>
          <w:rFonts w:eastAsiaTheme="majorEastAsia"/>
        </w:rPr>
        <w:t>contains code for the first extreme analysis using the Block Maxima method.</w:t>
      </w:r>
      <w:r w:rsidR="00E441CE" w:rsidRPr="00D85136">
        <w:rPr>
          <w:rStyle w:val="normaltextrun"/>
          <w:rFonts w:eastAsiaTheme="majorEastAsia"/>
        </w:rPr>
        <w:t xml:space="preserve"> The third section “</w:t>
      </w:r>
      <w:r w:rsidR="00BF2264" w:rsidRPr="00D85136">
        <w:rPr>
          <w:rStyle w:val="normaltextrun"/>
          <w:rFonts w:eastAsiaTheme="majorEastAsia"/>
        </w:rPr>
        <w:t>Exceedances Threshold Method POT.Rmd”</w:t>
      </w:r>
      <w:r w:rsidR="00C63C24" w:rsidRPr="00D85136">
        <w:rPr>
          <w:rStyle w:val="normaltextrun"/>
          <w:rFonts w:eastAsiaTheme="majorEastAsia"/>
        </w:rPr>
        <w:t xml:space="preserve"> contains code for the</w:t>
      </w:r>
      <w:r w:rsidR="00615819" w:rsidRPr="00D85136">
        <w:rPr>
          <w:rStyle w:val="normaltextrun"/>
          <w:rFonts w:eastAsiaTheme="majorEastAsia"/>
        </w:rPr>
        <w:t xml:space="preserve"> extreme analysis using the</w:t>
      </w:r>
      <w:r w:rsidR="00C63C24" w:rsidRPr="00D85136">
        <w:rPr>
          <w:rStyle w:val="normaltextrun"/>
          <w:rFonts w:eastAsiaTheme="majorEastAsia"/>
        </w:rPr>
        <w:t xml:space="preserve"> POT method</w:t>
      </w:r>
      <w:r w:rsidR="00615819" w:rsidRPr="00D85136">
        <w:rPr>
          <w:rStyle w:val="normaltextrun"/>
          <w:rFonts w:eastAsiaTheme="majorEastAsia"/>
        </w:rPr>
        <w:t>. Finally, the file “BM vs POT.Rmd” contains</w:t>
      </w:r>
      <w:r w:rsidR="0094488A" w:rsidRPr="00D85136">
        <w:rPr>
          <w:rStyle w:val="normaltextrun"/>
          <w:rFonts w:eastAsiaTheme="majorEastAsia"/>
        </w:rPr>
        <w:t xml:space="preserve"> code for</w:t>
      </w:r>
      <w:r w:rsidR="00615819" w:rsidRPr="00D85136">
        <w:rPr>
          <w:rStyle w:val="normaltextrun"/>
          <w:rFonts w:eastAsiaTheme="majorEastAsia"/>
        </w:rPr>
        <w:t xml:space="preserve"> the comparison visualisations for the differences between the two methods.</w:t>
      </w:r>
    </w:p>
    <w:p w14:paraId="56C82466" w14:textId="77777777" w:rsidR="0094488A" w:rsidRPr="00D85136" w:rsidRDefault="0094488A" w:rsidP="00CB64D2">
      <w:pPr>
        <w:pStyle w:val="paragraph"/>
        <w:spacing w:before="0" w:beforeAutospacing="0" w:after="0" w:afterAutospacing="0"/>
        <w:textAlignment w:val="baseline"/>
        <w:rPr>
          <w:rStyle w:val="normaltextrun"/>
          <w:rFonts w:eastAsiaTheme="majorEastAsia"/>
        </w:rPr>
      </w:pPr>
    </w:p>
    <w:p w14:paraId="65AFA3E4" w14:textId="01227085" w:rsidR="0094488A" w:rsidRPr="00D85136" w:rsidRDefault="0094488A" w:rsidP="00CB64D2">
      <w:pPr>
        <w:pStyle w:val="paragraph"/>
        <w:spacing w:before="0" w:beforeAutospacing="0" w:after="0" w:afterAutospacing="0"/>
        <w:textAlignment w:val="baseline"/>
        <w:rPr>
          <w:rStyle w:val="normaltextrun"/>
          <w:rFonts w:eastAsiaTheme="majorEastAsia"/>
        </w:rPr>
      </w:pPr>
      <w:r w:rsidRPr="00D85136">
        <w:rPr>
          <w:rStyle w:val="normaltextrun"/>
          <w:rFonts w:eastAsiaTheme="majorEastAsia"/>
        </w:rPr>
        <w:lastRenderedPageBreak/>
        <w:t>It is important to note that the code should be ran</w:t>
      </w:r>
      <w:r w:rsidR="007B28FC" w:rsidRPr="00D85136">
        <w:rPr>
          <w:rStyle w:val="normaltextrun"/>
          <w:rFonts w:eastAsiaTheme="majorEastAsia"/>
        </w:rPr>
        <w:t xml:space="preserve"> </w:t>
      </w:r>
      <w:r w:rsidRPr="00D85136">
        <w:rPr>
          <w:rStyle w:val="normaltextrun"/>
          <w:rFonts w:eastAsiaTheme="majorEastAsia"/>
        </w:rPr>
        <w:t xml:space="preserve">section by section in the order outlined above: </w:t>
      </w:r>
      <w:r w:rsidR="007B28FC" w:rsidRPr="00D85136">
        <w:rPr>
          <w:rStyle w:val="normaltextrun"/>
          <w:rFonts w:eastAsiaTheme="majorEastAsia"/>
        </w:rPr>
        <w:t>“Dun Laoghaire Prelim Example.Rmd”</w:t>
      </w:r>
      <w:r w:rsidR="007B28FC" w:rsidRPr="00D85136">
        <w:rPr>
          <w:rStyle w:val="normaltextrun"/>
          <w:rFonts w:eastAsiaTheme="majorEastAsia"/>
        </w:rPr>
        <w:t xml:space="preserve"> should be ran first and</w:t>
      </w:r>
      <w:r w:rsidR="007B28FC" w:rsidRPr="00D85136">
        <w:rPr>
          <w:rStyle w:val="normaltextrun"/>
          <w:rFonts w:eastAsiaTheme="majorEastAsia"/>
        </w:rPr>
        <w:t xml:space="preserve"> “BM vs POT.Rmd”</w:t>
      </w:r>
      <w:r w:rsidR="007B28FC" w:rsidRPr="00D85136">
        <w:rPr>
          <w:rStyle w:val="normaltextrun"/>
          <w:rFonts w:eastAsiaTheme="majorEastAsia"/>
        </w:rPr>
        <w:t xml:space="preserve"> last.</w:t>
      </w:r>
    </w:p>
    <w:p w14:paraId="2E04B1AA" w14:textId="77777777" w:rsidR="007B28FC" w:rsidRPr="00D85136" w:rsidRDefault="007B28FC" w:rsidP="00CB64D2">
      <w:pPr>
        <w:pStyle w:val="paragraph"/>
        <w:spacing w:before="0" w:beforeAutospacing="0" w:after="0" w:afterAutospacing="0"/>
        <w:textAlignment w:val="baseline"/>
        <w:rPr>
          <w:rStyle w:val="normaltextrun"/>
          <w:rFonts w:eastAsiaTheme="majorEastAsia"/>
        </w:rPr>
      </w:pPr>
    </w:p>
    <w:p w14:paraId="4BBD1D5C" w14:textId="77777777" w:rsidR="007B28FC" w:rsidRPr="00D85136" w:rsidRDefault="007B28FC" w:rsidP="00CB64D2">
      <w:pPr>
        <w:pStyle w:val="paragraph"/>
        <w:spacing w:before="0" w:beforeAutospacing="0" w:after="0" w:afterAutospacing="0"/>
        <w:textAlignment w:val="baseline"/>
        <w:rPr>
          <w:rStyle w:val="normaltextrun"/>
          <w:rFonts w:eastAsiaTheme="majorEastAsia"/>
        </w:rPr>
      </w:pPr>
    </w:p>
    <w:p w14:paraId="1F9D3658" w14:textId="5B7B2E5D" w:rsidR="007B28FC" w:rsidRPr="00D85136" w:rsidRDefault="007B28FC" w:rsidP="00D85136">
      <w:pPr>
        <w:pStyle w:val="Heading3"/>
        <w:rPr>
          <w:rStyle w:val="normaltextrun"/>
          <w:rFonts w:ascii="Times New Roman" w:hAnsi="Times New Roman" w:cs="Times New Roman"/>
          <w:b/>
          <w:bCs/>
          <w:color w:val="auto"/>
          <w:sz w:val="24"/>
          <w:szCs w:val="24"/>
        </w:rPr>
      </w:pPr>
      <w:bookmarkStart w:id="31" w:name="_Toc173901486"/>
      <w:r w:rsidRPr="00D85136">
        <w:rPr>
          <w:rStyle w:val="normaltextrun"/>
          <w:rFonts w:ascii="Times New Roman" w:hAnsi="Times New Roman" w:cs="Times New Roman"/>
          <w:b/>
          <w:bCs/>
          <w:color w:val="auto"/>
          <w:sz w:val="24"/>
          <w:szCs w:val="24"/>
        </w:rPr>
        <w:t>Supplementary Tables</w:t>
      </w:r>
      <w:bookmarkEnd w:id="31"/>
    </w:p>
    <w:p w14:paraId="63DA6FB8" w14:textId="77777777" w:rsidR="003D2234" w:rsidRPr="00D85136" w:rsidRDefault="003D2234" w:rsidP="00CB64D2">
      <w:pPr>
        <w:pStyle w:val="paragraph"/>
        <w:spacing w:before="0" w:beforeAutospacing="0" w:after="0" w:afterAutospacing="0"/>
        <w:textAlignment w:val="baseline"/>
        <w:rPr>
          <w:rStyle w:val="eop"/>
          <w:rFonts w:eastAsiaTheme="majorEastAsia"/>
        </w:rPr>
      </w:pPr>
    </w:p>
    <w:p w14:paraId="52A871A3" w14:textId="77777777" w:rsidR="00866A43" w:rsidRPr="00D85136" w:rsidRDefault="00866A43" w:rsidP="00CB64D2">
      <w:pPr>
        <w:pStyle w:val="paragraph"/>
        <w:spacing w:before="0" w:beforeAutospacing="0" w:after="0" w:afterAutospacing="0"/>
        <w:textAlignment w:val="baseline"/>
        <w:rPr>
          <w:rStyle w:val="eop"/>
          <w:rFonts w:eastAsiaTheme="majorEastAsia"/>
        </w:rPr>
      </w:pPr>
    </w:p>
    <w:p w14:paraId="1097F159" w14:textId="7C1096EE" w:rsidR="00866A43" w:rsidRPr="00D85136" w:rsidRDefault="00866A43" w:rsidP="00CB64D2">
      <w:pPr>
        <w:pStyle w:val="paragraph"/>
        <w:spacing w:before="0" w:beforeAutospacing="0" w:after="0" w:afterAutospacing="0"/>
        <w:textAlignment w:val="baseline"/>
        <w:rPr>
          <w:i/>
          <w:iCs/>
          <w:sz w:val="20"/>
          <w:szCs w:val="20"/>
        </w:rPr>
      </w:pPr>
      <w:r w:rsidRPr="00D85136">
        <w:rPr>
          <w:rStyle w:val="eop"/>
          <w:rFonts w:eastAsiaTheme="majorEastAsia"/>
          <w:i/>
          <w:iCs/>
          <w:sz w:val="20"/>
          <w:szCs w:val="20"/>
        </w:rPr>
        <w:t xml:space="preserve">Table </w:t>
      </w:r>
      <w:r w:rsidR="00493DB4" w:rsidRPr="00D85136">
        <w:rPr>
          <w:rStyle w:val="eop"/>
          <w:rFonts w:eastAsiaTheme="majorEastAsia"/>
          <w:i/>
          <w:iCs/>
          <w:sz w:val="20"/>
          <w:szCs w:val="20"/>
        </w:rPr>
        <w:t>X</w:t>
      </w:r>
      <w:r w:rsidR="004414D7" w:rsidRPr="00D85136">
        <w:rPr>
          <w:rStyle w:val="eop"/>
          <w:rFonts w:eastAsiaTheme="majorEastAsia"/>
          <w:i/>
          <w:iCs/>
          <w:sz w:val="20"/>
          <w:szCs w:val="20"/>
        </w:rPr>
        <w:t>: Estimated parameter covariance matrix for Block Maxima method.</w:t>
      </w:r>
    </w:p>
    <w:p w14:paraId="6A9CBD9B" w14:textId="77777777" w:rsidR="00CB64D2" w:rsidRPr="00D85136" w:rsidRDefault="00CB64D2"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 </w:t>
      </w:r>
    </w:p>
    <w:p w14:paraId="5450EB98" w14:textId="0F606BC2" w:rsidR="0011390F" w:rsidRPr="00D85136" w:rsidRDefault="0011390F" w:rsidP="00CB64D2">
      <w:pPr>
        <w:pStyle w:val="paragraph"/>
        <w:spacing w:before="0" w:beforeAutospacing="0" w:after="0" w:afterAutospacing="0"/>
        <w:textAlignment w:val="baseline"/>
        <w:rPr>
          <w:sz w:val="18"/>
          <w:szCs w:val="18"/>
        </w:rPr>
      </w:pPr>
      <w:r w:rsidRPr="00D85136">
        <w:rPr>
          <w:noProof/>
        </w:rPr>
        <w:drawing>
          <wp:inline distT="0" distB="0" distL="0" distR="0" wp14:anchorId="0112AABA" wp14:editId="6AE1D968">
            <wp:extent cx="4972050" cy="1028700"/>
            <wp:effectExtent l="0" t="0" r="0" b="0"/>
            <wp:docPr id="8515804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80439" name="Picture 1" descr="A black screen with white text&#10;&#10;Description automatically generated"/>
                    <pic:cNvPicPr/>
                  </pic:nvPicPr>
                  <pic:blipFill>
                    <a:blip r:embed="rId41"/>
                    <a:stretch>
                      <a:fillRect/>
                    </a:stretch>
                  </pic:blipFill>
                  <pic:spPr>
                    <a:xfrm>
                      <a:off x="0" y="0"/>
                      <a:ext cx="4972050" cy="1028700"/>
                    </a:xfrm>
                    <a:prstGeom prst="rect">
                      <a:avLst/>
                    </a:prstGeom>
                  </pic:spPr>
                </pic:pic>
              </a:graphicData>
            </a:graphic>
          </wp:inline>
        </w:drawing>
      </w:r>
    </w:p>
    <w:p w14:paraId="1A22CFBC" w14:textId="77777777" w:rsidR="00CB64D2" w:rsidRPr="00D85136" w:rsidRDefault="00CB64D2" w:rsidP="00CB64D2">
      <w:pPr>
        <w:pStyle w:val="paragraph"/>
        <w:spacing w:before="0" w:beforeAutospacing="0" w:after="0" w:afterAutospacing="0"/>
        <w:textAlignment w:val="baseline"/>
        <w:rPr>
          <w:rStyle w:val="eop"/>
          <w:rFonts w:eastAsiaTheme="majorEastAsia"/>
        </w:rPr>
      </w:pPr>
      <w:r w:rsidRPr="00D85136">
        <w:rPr>
          <w:rStyle w:val="eop"/>
          <w:rFonts w:eastAsiaTheme="majorEastAsia"/>
        </w:rPr>
        <w:t> </w:t>
      </w:r>
    </w:p>
    <w:p w14:paraId="51E8CCF3" w14:textId="6D3D7C8C" w:rsidR="00866A43" w:rsidRPr="00D85136" w:rsidRDefault="00866A43" w:rsidP="00CB64D2">
      <w:pPr>
        <w:pStyle w:val="paragraph"/>
        <w:spacing w:before="0" w:beforeAutospacing="0" w:after="0" w:afterAutospacing="0"/>
        <w:textAlignment w:val="baseline"/>
        <w:rPr>
          <w:rStyle w:val="eop"/>
          <w:rFonts w:eastAsiaTheme="majorEastAsia"/>
        </w:rPr>
      </w:pPr>
    </w:p>
    <w:p w14:paraId="317CBD8D" w14:textId="77777777" w:rsidR="00866A43" w:rsidRPr="00D85136" w:rsidRDefault="00866A43" w:rsidP="00CB64D2">
      <w:pPr>
        <w:pStyle w:val="paragraph"/>
        <w:spacing w:before="0" w:beforeAutospacing="0" w:after="0" w:afterAutospacing="0"/>
        <w:textAlignment w:val="baseline"/>
        <w:rPr>
          <w:rStyle w:val="eop"/>
          <w:rFonts w:eastAsiaTheme="majorEastAsia"/>
        </w:rPr>
      </w:pPr>
    </w:p>
    <w:p w14:paraId="763CD5D4" w14:textId="6F1219B3" w:rsidR="00866A43" w:rsidRPr="00D85136" w:rsidRDefault="00866A43" w:rsidP="00CB64D2">
      <w:pPr>
        <w:pStyle w:val="paragraph"/>
        <w:spacing w:before="0" w:beforeAutospacing="0" w:after="0" w:afterAutospacing="0"/>
        <w:textAlignment w:val="baseline"/>
        <w:rPr>
          <w:i/>
          <w:iCs/>
          <w:sz w:val="20"/>
          <w:szCs w:val="20"/>
        </w:rPr>
      </w:pPr>
      <w:r w:rsidRPr="00D85136">
        <w:rPr>
          <w:rStyle w:val="eop"/>
          <w:rFonts w:eastAsiaTheme="majorEastAsia"/>
          <w:i/>
          <w:iCs/>
          <w:sz w:val="20"/>
          <w:szCs w:val="20"/>
        </w:rPr>
        <w:t xml:space="preserve">Table </w:t>
      </w:r>
      <w:r w:rsidR="004737DA" w:rsidRPr="00D85136">
        <w:rPr>
          <w:rStyle w:val="eop"/>
          <w:rFonts w:eastAsiaTheme="majorEastAsia"/>
          <w:i/>
          <w:iCs/>
          <w:sz w:val="20"/>
          <w:szCs w:val="20"/>
        </w:rPr>
        <w:t>V</w:t>
      </w:r>
      <w:r w:rsidR="004414D7" w:rsidRPr="00D85136">
        <w:rPr>
          <w:rStyle w:val="eop"/>
          <w:rFonts w:eastAsiaTheme="majorEastAsia"/>
          <w:i/>
          <w:iCs/>
          <w:sz w:val="20"/>
          <w:szCs w:val="20"/>
        </w:rPr>
        <w:t>: Estimated parameter covariance matrix for POT method.</w:t>
      </w:r>
    </w:p>
    <w:p w14:paraId="7A8CD412" w14:textId="389DAF4C" w:rsidR="00604A0F" w:rsidRPr="00D85136" w:rsidRDefault="00013E1F" w:rsidP="00CB64D2">
      <w:pPr>
        <w:rPr>
          <w:rFonts w:ascii="Times New Roman" w:hAnsi="Times New Roman" w:cs="Times New Roman"/>
        </w:rPr>
      </w:pPr>
      <w:r w:rsidRPr="00D85136">
        <w:rPr>
          <w:rFonts w:ascii="Times New Roman" w:hAnsi="Times New Roman" w:cs="Times New Roman"/>
          <w:noProof/>
        </w:rPr>
        <w:drawing>
          <wp:inline distT="0" distB="0" distL="0" distR="0" wp14:anchorId="145AD698" wp14:editId="76567003">
            <wp:extent cx="3352800" cy="895350"/>
            <wp:effectExtent l="0" t="0" r="0" b="0"/>
            <wp:docPr id="2141673146" name="Picture 1" descr="A black background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73146" name="Picture 1" descr="A black background with white text and numbers&#10;&#10;Description automatically generated"/>
                    <pic:cNvPicPr/>
                  </pic:nvPicPr>
                  <pic:blipFill>
                    <a:blip r:embed="rId42"/>
                    <a:stretch>
                      <a:fillRect/>
                    </a:stretch>
                  </pic:blipFill>
                  <pic:spPr>
                    <a:xfrm>
                      <a:off x="0" y="0"/>
                      <a:ext cx="3352800" cy="895350"/>
                    </a:xfrm>
                    <a:prstGeom prst="rect">
                      <a:avLst/>
                    </a:prstGeom>
                  </pic:spPr>
                </pic:pic>
              </a:graphicData>
            </a:graphic>
          </wp:inline>
        </w:drawing>
      </w:r>
    </w:p>
    <w:p w14:paraId="4FDDAE84" w14:textId="77777777" w:rsidR="00493DB4" w:rsidRPr="00D85136" w:rsidRDefault="00493DB4" w:rsidP="00CB64D2">
      <w:pPr>
        <w:rPr>
          <w:rFonts w:ascii="Times New Roman" w:hAnsi="Times New Roman" w:cs="Times New Roman"/>
        </w:rPr>
      </w:pPr>
    </w:p>
    <w:p w14:paraId="5D185505" w14:textId="5B112CFC" w:rsidR="00B96859" w:rsidRPr="00D85136" w:rsidRDefault="00B96859" w:rsidP="00CB64D2">
      <w:pPr>
        <w:rPr>
          <w:rFonts w:ascii="Times New Roman" w:hAnsi="Times New Roman" w:cs="Times New Roman"/>
          <w:i/>
          <w:iCs/>
          <w:sz w:val="20"/>
          <w:szCs w:val="20"/>
        </w:rPr>
      </w:pPr>
      <w:r w:rsidRPr="00D85136">
        <w:rPr>
          <w:rFonts w:ascii="Times New Roman" w:hAnsi="Times New Roman" w:cs="Times New Roman"/>
          <w:i/>
          <w:iCs/>
          <w:sz w:val="20"/>
          <w:szCs w:val="20"/>
        </w:rPr>
        <w:t xml:space="preserve">Table </w:t>
      </w:r>
      <w:r w:rsidR="005C2550" w:rsidRPr="00D85136">
        <w:rPr>
          <w:rFonts w:ascii="Times New Roman" w:hAnsi="Times New Roman" w:cs="Times New Roman"/>
          <w:i/>
          <w:iCs/>
          <w:sz w:val="20"/>
          <w:szCs w:val="20"/>
        </w:rPr>
        <w:t>Y</w:t>
      </w:r>
      <w:r w:rsidRPr="00D85136">
        <w:rPr>
          <w:rFonts w:ascii="Times New Roman" w:hAnsi="Times New Roman" w:cs="Times New Roman"/>
          <w:i/>
          <w:iCs/>
          <w:sz w:val="20"/>
          <w:szCs w:val="20"/>
        </w:rPr>
        <w:t>: Block maxima parameter estimations with 95% confidence intervals.</w:t>
      </w:r>
    </w:p>
    <w:p w14:paraId="438FC1B0" w14:textId="66FAA81C" w:rsidR="00FB2478" w:rsidRPr="00D85136" w:rsidRDefault="00493DB4" w:rsidP="00CB64D2">
      <w:pPr>
        <w:rPr>
          <w:rFonts w:ascii="Times New Roman" w:hAnsi="Times New Roman" w:cs="Times New Roman"/>
        </w:rPr>
      </w:pPr>
      <w:r w:rsidRPr="00D85136">
        <w:rPr>
          <w:rFonts w:ascii="Times New Roman" w:hAnsi="Times New Roman" w:cs="Times New Roman"/>
          <w:noProof/>
        </w:rPr>
        <w:drawing>
          <wp:inline distT="0" distB="0" distL="0" distR="0" wp14:anchorId="615D5E16" wp14:editId="67CCFD21">
            <wp:extent cx="5731510" cy="1303655"/>
            <wp:effectExtent l="0" t="0" r="2540" b="0"/>
            <wp:docPr id="141590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05354" name=""/>
                    <pic:cNvPicPr/>
                  </pic:nvPicPr>
                  <pic:blipFill>
                    <a:blip r:embed="rId43"/>
                    <a:stretch>
                      <a:fillRect/>
                    </a:stretch>
                  </pic:blipFill>
                  <pic:spPr>
                    <a:xfrm>
                      <a:off x="0" y="0"/>
                      <a:ext cx="5731510" cy="1303655"/>
                    </a:xfrm>
                    <a:prstGeom prst="rect">
                      <a:avLst/>
                    </a:prstGeom>
                  </pic:spPr>
                </pic:pic>
              </a:graphicData>
            </a:graphic>
          </wp:inline>
        </w:drawing>
      </w:r>
    </w:p>
    <w:p w14:paraId="78E26EF3" w14:textId="77777777" w:rsidR="00FB2478" w:rsidRPr="00D85136" w:rsidRDefault="00FB2478" w:rsidP="00CB64D2">
      <w:pPr>
        <w:rPr>
          <w:rFonts w:ascii="Times New Roman" w:hAnsi="Times New Roman" w:cs="Times New Roman"/>
        </w:rPr>
      </w:pPr>
    </w:p>
    <w:p w14:paraId="79F2533C" w14:textId="09E1EBF5" w:rsidR="00FB2478" w:rsidRPr="00D85136" w:rsidRDefault="00FB2478" w:rsidP="00CB64D2">
      <w:pPr>
        <w:rPr>
          <w:rFonts w:ascii="Times New Roman" w:hAnsi="Times New Roman" w:cs="Times New Roman"/>
          <w:i/>
          <w:iCs/>
          <w:sz w:val="20"/>
          <w:szCs w:val="20"/>
        </w:rPr>
      </w:pPr>
      <w:r w:rsidRPr="00D85136">
        <w:rPr>
          <w:rFonts w:ascii="Times New Roman" w:hAnsi="Times New Roman" w:cs="Times New Roman"/>
          <w:i/>
          <w:iCs/>
          <w:sz w:val="20"/>
          <w:szCs w:val="20"/>
        </w:rPr>
        <w:t xml:space="preserve">Table W: </w:t>
      </w:r>
      <w:r w:rsidR="003468FA" w:rsidRPr="00D85136">
        <w:rPr>
          <w:rFonts w:ascii="Times New Roman" w:hAnsi="Times New Roman" w:cs="Times New Roman"/>
          <w:i/>
          <w:iCs/>
          <w:sz w:val="20"/>
          <w:szCs w:val="20"/>
        </w:rPr>
        <w:t>POT parameter estimations with 95% confidence intervals.</w:t>
      </w:r>
    </w:p>
    <w:p w14:paraId="44F5050C" w14:textId="088C2B71" w:rsidR="00FB2478" w:rsidRPr="00D85136" w:rsidRDefault="00FB2478" w:rsidP="00CB64D2">
      <w:pPr>
        <w:rPr>
          <w:rFonts w:ascii="Times New Roman" w:hAnsi="Times New Roman" w:cs="Times New Roman"/>
        </w:rPr>
      </w:pPr>
      <w:r w:rsidRPr="00D85136">
        <w:rPr>
          <w:rFonts w:ascii="Times New Roman" w:hAnsi="Times New Roman" w:cs="Times New Roman"/>
          <w:noProof/>
        </w:rPr>
        <w:drawing>
          <wp:inline distT="0" distB="0" distL="0" distR="0" wp14:anchorId="046B3CBC" wp14:editId="2105B1FE">
            <wp:extent cx="5686425" cy="1295400"/>
            <wp:effectExtent l="0" t="0" r="9525" b="0"/>
            <wp:docPr id="38814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42613" name=""/>
                    <pic:cNvPicPr/>
                  </pic:nvPicPr>
                  <pic:blipFill>
                    <a:blip r:embed="rId44"/>
                    <a:stretch>
                      <a:fillRect/>
                    </a:stretch>
                  </pic:blipFill>
                  <pic:spPr>
                    <a:xfrm>
                      <a:off x="0" y="0"/>
                      <a:ext cx="5686425" cy="1295400"/>
                    </a:xfrm>
                    <a:prstGeom prst="rect">
                      <a:avLst/>
                    </a:prstGeom>
                  </pic:spPr>
                </pic:pic>
              </a:graphicData>
            </a:graphic>
          </wp:inline>
        </w:drawing>
      </w:r>
    </w:p>
    <w:sectPr w:rsidR="00FB2478" w:rsidRPr="00D85136">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474237" w14:textId="77777777" w:rsidR="009A6037" w:rsidRDefault="009A6037" w:rsidP="00296CDE">
      <w:pPr>
        <w:spacing w:after="0" w:line="240" w:lineRule="auto"/>
      </w:pPr>
      <w:r>
        <w:separator/>
      </w:r>
    </w:p>
  </w:endnote>
  <w:endnote w:type="continuationSeparator" w:id="0">
    <w:p w14:paraId="53EF56D5" w14:textId="77777777" w:rsidR="009A6037" w:rsidRDefault="009A6037" w:rsidP="00296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5598282"/>
      <w:docPartObj>
        <w:docPartGallery w:val="Page Numbers (Bottom of Page)"/>
        <w:docPartUnique/>
      </w:docPartObj>
    </w:sdtPr>
    <w:sdtEndPr>
      <w:rPr>
        <w:noProof/>
      </w:rPr>
    </w:sdtEndPr>
    <w:sdtContent>
      <w:p w14:paraId="2EFB9706" w14:textId="06BEC55E" w:rsidR="00296CDE" w:rsidRDefault="00296C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391AD6" w14:textId="77777777" w:rsidR="00296CDE" w:rsidRDefault="00296C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7794C2" w14:textId="77777777" w:rsidR="009A6037" w:rsidRDefault="009A6037" w:rsidP="00296CDE">
      <w:pPr>
        <w:spacing w:after="0" w:line="240" w:lineRule="auto"/>
      </w:pPr>
      <w:r>
        <w:separator/>
      </w:r>
    </w:p>
  </w:footnote>
  <w:footnote w:type="continuationSeparator" w:id="0">
    <w:p w14:paraId="36E41E2C" w14:textId="77777777" w:rsidR="009A6037" w:rsidRDefault="009A6037" w:rsidP="00296C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92040"/>
    <w:multiLevelType w:val="multilevel"/>
    <w:tmpl w:val="D1A2D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47AE2"/>
    <w:multiLevelType w:val="multilevel"/>
    <w:tmpl w:val="11E6F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D2453B"/>
    <w:multiLevelType w:val="multilevel"/>
    <w:tmpl w:val="4DE0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977EC5"/>
    <w:multiLevelType w:val="multilevel"/>
    <w:tmpl w:val="4F363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3013A0"/>
    <w:multiLevelType w:val="multilevel"/>
    <w:tmpl w:val="4EEA0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E67EC4"/>
    <w:multiLevelType w:val="multilevel"/>
    <w:tmpl w:val="EDD0E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BE0479"/>
    <w:multiLevelType w:val="multilevel"/>
    <w:tmpl w:val="787A6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E4040B"/>
    <w:multiLevelType w:val="multilevel"/>
    <w:tmpl w:val="A3244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F30DC9"/>
    <w:multiLevelType w:val="hybridMultilevel"/>
    <w:tmpl w:val="B48857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1E10978"/>
    <w:multiLevelType w:val="multilevel"/>
    <w:tmpl w:val="EDDA42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3069FF"/>
    <w:multiLevelType w:val="hybridMultilevel"/>
    <w:tmpl w:val="5B78722C"/>
    <w:lvl w:ilvl="0" w:tplc="68B697CE">
      <w:start w:val="4"/>
      <w:numFmt w:val="bullet"/>
      <w:lvlText w:val="-"/>
      <w:lvlJc w:val="left"/>
      <w:pPr>
        <w:ind w:left="720" w:hanging="360"/>
      </w:pPr>
      <w:rPr>
        <w:rFonts w:ascii="Times New Roman" w:eastAsiaTheme="maj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FA41DE"/>
    <w:multiLevelType w:val="multilevel"/>
    <w:tmpl w:val="3206A1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8A3438"/>
    <w:multiLevelType w:val="multilevel"/>
    <w:tmpl w:val="2432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C45FA7"/>
    <w:multiLevelType w:val="multilevel"/>
    <w:tmpl w:val="B402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3061C3"/>
    <w:multiLevelType w:val="hybridMultilevel"/>
    <w:tmpl w:val="84A89FD4"/>
    <w:lvl w:ilvl="0" w:tplc="FF3059C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E03D23"/>
    <w:multiLevelType w:val="multilevel"/>
    <w:tmpl w:val="35323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A856D2"/>
    <w:multiLevelType w:val="multilevel"/>
    <w:tmpl w:val="E49A6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0A05E9"/>
    <w:multiLevelType w:val="multilevel"/>
    <w:tmpl w:val="D2BAC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152B51"/>
    <w:multiLevelType w:val="multilevel"/>
    <w:tmpl w:val="E8E2C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C80AC3"/>
    <w:multiLevelType w:val="multilevel"/>
    <w:tmpl w:val="2B0E4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5A3327"/>
    <w:multiLevelType w:val="multilevel"/>
    <w:tmpl w:val="558EC3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416A0E"/>
    <w:multiLevelType w:val="multilevel"/>
    <w:tmpl w:val="E9BC5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B860B6"/>
    <w:multiLevelType w:val="multilevel"/>
    <w:tmpl w:val="BDA287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E95A7A"/>
    <w:multiLevelType w:val="multilevel"/>
    <w:tmpl w:val="78CA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8039323">
    <w:abstractNumId w:val="20"/>
  </w:num>
  <w:num w:numId="2" w16cid:durableId="564949575">
    <w:abstractNumId w:val="11"/>
  </w:num>
  <w:num w:numId="3" w16cid:durableId="1792631652">
    <w:abstractNumId w:val="0"/>
  </w:num>
  <w:num w:numId="4" w16cid:durableId="1115978902">
    <w:abstractNumId w:val="9"/>
  </w:num>
  <w:num w:numId="5" w16cid:durableId="692732236">
    <w:abstractNumId w:val="12"/>
  </w:num>
  <w:num w:numId="6" w16cid:durableId="341472026">
    <w:abstractNumId w:val="13"/>
  </w:num>
  <w:num w:numId="7" w16cid:durableId="1502693192">
    <w:abstractNumId w:val="8"/>
  </w:num>
  <w:num w:numId="8" w16cid:durableId="1489638320">
    <w:abstractNumId w:val="14"/>
  </w:num>
  <w:num w:numId="9" w16cid:durableId="82993241">
    <w:abstractNumId w:val="19"/>
  </w:num>
  <w:num w:numId="10" w16cid:durableId="1448040067">
    <w:abstractNumId w:val="10"/>
  </w:num>
  <w:num w:numId="11" w16cid:durableId="2086880664">
    <w:abstractNumId w:val="22"/>
  </w:num>
  <w:num w:numId="12" w16cid:durableId="1999772927">
    <w:abstractNumId w:val="2"/>
  </w:num>
  <w:num w:numId="13" w16cid:durableId="195193776">
    <w:abstractNumId w:val="3"/>
  </w:num>
  <w:num w:numId="14" w16cid:durableId="29302416">
    <w:abstractNumId w:val="21"/>
  </w:num>
  <w:num w:numId="15" w16cid:durableId="598373712">
    <w:abstractNumId w:val="17"/>
  </w:num>
  <w:num w:numId="16" w16cid:durableId="9454302">
    <w:abstractNumId w:val="18"/>
  </w:num>
  <w:num w:numId="17" w16cid:durableId="1219239930">
    <w:abstractNumId w:val="1"/>
  </w:num>
  <w:num w:numId="18" w16cid:durableId="1774279310">
    <w:abstractNumId w:val="16"/>
  </w:num>
  <w:num w:numId="19" w16cid:durableId="1194729263">
    <w:abstractNumId w:val="5"/>
  </w:num>
  <w:num w:numId="20" w16cid:durableId="1345015663">
    <w:abstractNumId w:val="23"/>
  </w:num>
  <w:num w:numId="21" w16cid:durableId="1619409924">
    <w:abstractNumId w:val="4"/>
  </w:num>
  <w:num w:numId="22" w16cid:durableId="594290284">
    <w:abstractNumId w:val="7"/>
  </w:num>
  <w:num w:numId="23" w16cid:durableId="199981542">
    <w:abstractNumId w:val="6"/>
  </w:num>
  <w:num w:numId="24" w16cid:durableId="1420635835">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iamh Cahill">
    <w15:presenceInfo w15:providerId="AD" w15:userId="S::Niamh.Cahill@mu.ie::54578472-d8cf-40ab-943c-a7c0eb3f8e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20C"/>
    <w:rsid w:val="00002606"/>
    <w:rsid w:val="00002716"/>
    <w:rsid w:val="00007264"/>
    <w:rsid w:val="000110B9"/>
    <w:rsid w:val="000114A7"/>
    <w:rsid w:val="00013E1F"/>
    <w:rsid w:val="000143BE"/>
    <w:rsid w:val="00015E4F"/>
    <w:rsid w:val="00015E80"/>
    <w:rsid w:val="00016BD8"/>
    <w:rsid w:val="00021C8E"/>
    <w:rsid w:val="00021EA0"/>
    <w:rsid w:val="000240FB"/>
    <w:rsid w:val="00026440"/>
    <w:rsid w:val="0003105D"/>
    <w:rsid w:val="000319F9"/>
    <w:rsid w:val="00031B22"/>
    <w:rsid w:val="00032073"/>
    <w:rsid w:val="00034742"/>
    <w:rsid w:val="00034E64"/>
    <w:rsid w:val="00035106"/>
    <w:rsid w:val="00035333"/>
    <w:rsid w:val="00037957"/>
    <w:rsid w:val="0004615E"/>
    <w:rsid w:val="00046CDB"/>
    <w:rsid w:val="00054F2E"/>
    <w:rsid w:val="00057571"/>
    <w:rsid w:val="00057710"/>
    <w:rsid w:val="0005791D"/>
    <w:rsid w:val="000601EC"/>
    <w:rsid w:val="0006168A"/>
    <w:rsid w:val="00061A2C"/>
    <w:rsid w:val="00061EC0"/>
    <w:rsid w:val="00062843"/>
    <w:rsid w:val="00067052"/>
    <w:rsid w:val="00067736"/>
    <w:rsid w:val="000716BA"/>
    <w:rsid w:val="0007403B"/>
    <w:rsid w:val="00074EC3"/>
    <w:rsid w:val="00077773"/>
    <w:rsid w:val="000778BB"/>
    <w:rsid w:val="00077D1C"/>
    <w:rsid w:val="000800BA"/>
    <w:rsid w:val="000816ED"/>
    <w:rsid w:val="00082465"/>
    <w:rsid w:val="00087FA6"/>
    <w:rsid w:val="0009186E"/>
    <w:rsid w:val="00091CB5"/>
    <w:rsid w:val="000948EC"/>
    <w:rsid w:val="000972BB"/>
    <w:rsid w:val="000972F5"/>
    <w:rsid w:val="00097567"/>
    <w:rsid w:val="000A2014"/>
    <w:rsid w:val="000A2B2E"/>
    <w:rsid w:val="000A3235"/>
    <w:rsid w:val="000A36DE"/>
    <w:rsid w:val="000A4150"/>
    <w:rsid w:val="000A6B48"/>
    <w:rsid w:val="000B5721"/>
    <w:rsid w:val="000B6EAB"/>
    <w:rsid w:val="000C0DCF"/>
    <w:rsid w:val="000C5574"/>
    <w:rsid w:val="000C5C34"/>
    <w:rsid w:val="000C6B25"/>
    <w:rsid w:val="000E62FB"/>
    <w:rsid w:val="000F2601"/>
    <w:rsid w:val="000F59C0"/>
    <w:rsid w:val="000F5A9F"/>
    <w:rsid w:val="000F6093"/>
    <w:rsid w:val="000F6A9D"/>
    <w:rsid w:val="00100ABE"/>
    <w:rsid w:val="00101784"/>
    <w:rsid w:val="00102019"/>
    <w:rsid w:val="00103A34"/>
    <w:rsid w:val="00105248"/>
    <w:rsid w:val="00106B39"/>
    <w:rsid w:val="00110586"/>
    <w:rsid w:val="0011140C"/>
    <w:rsid w:val="001114D2"/>
    <w:rsid w:val="0011390F"/>
    <w:rsid w:val="001149E8"/>
    <w:rsid w:val="00120048"/>
    <w:rsid w:val="0012073D"/>
    <w:rsid w:val="00120E8C"/>
    <w:rsid w:val="00125980"/>
    <w:rsid w:val="00126BFC"/>
    <w:rsid w:val="00127552"/>
    <w:rsid w:val="001329D6"/>
    <w:rsid w:val="00134161"/>
    <w:rsid w:val="001436FD"/>
    <w:rsid w:val="00145C92"/>
    <w:rsid w:val="00151592"/>
    <w:rsid w:val="00155A52"/>
    <w:rsid w:val="001567B9"/>
    <w:rsid w:val="0015686C"/>
    <w:rsid w:val="00156B97"/>
    <w:rsid w:val="00157E23"/>
    <w:rsid w:val="00157ED2"/>
    <w:rsid w:val="00164162"/>
    <w:rsid w:val="0016647F"/>
    <w:rsid w:val="00167933"/>
    <w:rsid w:val="00171DDA"/>
    <w:rsid w:val="00173F90"/>
    <w:rsid w:val="00180EE8"/>
    <w:rsid w:val="001810A6"/>
    <w:rsid w:val="00181E31"/>
    <w:rsid w:val="00182A6A"/>
    <w:rsid w:val="0018304E"/>
    <w:rsid w:val="00183D7C"/>
    <w:rsid w:val="00183EAD"/>
    <w:rsid w:val="00183EB7"/>
    <w:rsid w:val="00186E5A"/>
    <w:rsid w:val="00187BFB"/>
    <w:rsid w:val="0019070C"/>
    <w:rsid w:val="00190E90"/>
    <w:rsid w:val="00194766"/>
    <w:rsid w:val="00194777"/>
    <w:rsid w:val="001A0DE9"/>
    <w:rsid w:val="001A0FB3"/>
    <w:rsid w:val="001A5F9D"/>
    <w:rsid w:val="001A664F"/>
    <w:rsid w:val="001B104D"/>
    <w:rsid w:val="001C03B7"/>
    <w:rsid w:val="001C0E39"/>
    <w:rsid w:val="001C1E4F"/>
    <w:rsid w:val="001C4636"/>
    <w:rsid w:val="001C69B8"/>
    <w:rsid w:val="001D13F6"/>
    <w:rsid w:val="001D1535"/>
    <w:rsid w:val="001D1BC2"/>
    <w:rsid w:val="001D219D"/>
    <w:rsid w:val="001D2688"/>
    <w:rsid w:val="001D2E68"/>
    <w:rsid w:val="001D43D8"/>
    <w:rsid w:val="001E1426"/>
    <w:rsid w:val="001E2EB7"/>
    <w:rsid w:val="001E42A7"/>
    <w:rsid w:val="001E558C"/>
    <w:rsid w:val="001E7312"/>
    <w:rsid w:val="001F07D8"/>
    <w:rsid w:val="001F1E56"/>
    <w:rsid w:val="001F246D"/>
    <w:rsid w:val="001F4CAF"/>
    <w:rsid w:val="00200CD5"/>
    <w:rsid w:val="00200D44"/>
    <w:rsid w:val="00201699"/>
    <w:rsid w:val="002017DF"/>
    <w:rsid w:val="00205E9C"/>
    <w:rsid w:val="00206C07"/>
    <w:rsid w:val="002163AC"/>
    <w:rsid w:val="00223757"/>
    <w:rsid w:val="00225A2A"/>
    <w:rsid w:val="00227542"/>
    <w:rsid w:val="00227A7D"/>
    <w:rsid w:val="00233557"/>
    <w:rsid w:val="002359FD"/>
    <w:rsid w:val="00241E7D"/>
    <w:rsid w:val="00247934"/>
    <w:rsid w:val="00250329"/>
    <w:rsid w:val="0025151A"/>
    <w:rsid w:val="002519FB"/>
    <w:rsid w:val="00253AB9"/>
    <w:rsid w:val="00254C8F"/>
    <w:rsid w:val="00254CB0"/>
    <w:rsid w:val="00255105"/>
    <w:rsid w:val="00256C9C"/>
    <w:rsid w:val="002631E8"/>
    <w:rsid w:val="00265218"/>
    <w:rsid w:val="00267F5E"/>
    <w:rsid w:val="002739AE"/>
    <w:rsid w:val="002746E6"/>
    <w:rsid w:val="00274AF6"/>
    <w:rsid w:val="00275618"/>
    <w:rsid w:val="0027771F"/>
    <w:rsid w:val="00280F7F"/>
    <w:rsid w:val="00281563"/>
    <w:rsid w:val="00283BAE"/>
    <w:rsid w:val="00285A59"/>
    <w:rsid w:val="00285BE5"/>
    <w:rsid w:val="00286283"/>
    <w:rsid w:val="002862B1"/>
    <w:rsid w:val="002865A3"/>
    <w:rsid w:val="00286AAB"/>
    <w:rsid w:val="00286FE9"/>
    <w:rsid w:val="002943E9"/>
    <w:rsid w:val="00296CDE"/>
    <w:rsid w:val="002A0E8D"/>
    <w:rsid w:val="002A15FD"/>
    <w:rsid w:val="002A24D0"/>
    <w:rsid w:val="002A520F"/>
    <w:rsid w:val="002A58F5"/>
    <w:rsid w:val="002A5E8F"/>
    <w:rsid w:val="002B078D"/>
    <w:rsid w:val="002B29BA"/>
    <w:rsid w:val="002B2A61"/>
    <w:rsid w:val="002B38C6"/>
    <w:rsid w:val="002B7878"/>
    <w:rsid w:val="002C124F"/>
    <w:rsid w:val="002C1711"/>
    <w:rsid w:val="002D1D07"/>
    <w:rsid w:val="002D1F70"/>
    <w:rsid w:val="002D5B6D"/>
    <w:rsid w:val="002D5F37"/>
    <w:rsid w:val="002E3C57"/>
    <w:rsid w:val="002E423C"/>
    <w:rsid w:val="002F1149"/>
    <w:rsid w:val="002F314A"/>
    <w:rsid w:val="002F4406"/>
    <w:rsid w:val="002F5A34"/>
    <w:rsid w:val="00301E1E"/>
    <w:rsid w:val="00301F15"/>
    <w:rsid w:val="00303247"/>
    <w:rsid w:val="003115DF"/>
    <w:rsid w:val="003129E2"/>
    <w:rsid w:val="003136D4"/>
    <w:rsid w:val="00314EDD"/>
    <w:rsid w:val="003168FA"/>
    <w:rsid w:val="003200E8"/>
    <w:rsid w:val="003223A2"/>
    <w:rsid w:val="0032289B"/>
    <w:rsid w:val="00322A2F"/>
    <w:rsid w:val="003242EF"/>
    <w:rsid w:val="00326EEF"/>
    <w:rsid w:val="003273FA"/>
    <w:rsid w:val="00327B6F"/>
    <w:rsid w:val="00331143"/>
    <w:rsid w:val="0033639D"/>
    <w:rsid w:val="003412E4"/>
    <w:rsid w:val="0034292C"/>
    <w:rsid w:val="00342E65"/>
    <w:rsid w:val="00344C5D"/>
    <w:rsid w:val="003468FA"/>
    <w:rsid w:val="003500AD"/>
    <w:rsid w:val="00350D37"/>
    <w:rsid w:val="0035292A"/>
    <w:rsid w:val="00362191"/>
    <w:rsid w:val="00362996"/>
    <w:rsid w:val="00364EC6"/>
    <w:rsid w:val="00366648"/>
    <w:rsid w:val="00367992"/>
    <w:rsid w:val="003759EF"/>
    <w:rsid w:val="00375D6B"/>
    <w:rsid w:val="00377330"/>
    <w:rsid w:val="00380499"/>
    <w:rsid w:val="0038086C"/>
    <w:rsid w:val="003810D7"/>
    <w:rsid w:val="003827E0"/>
    <w:rsid w:val="00382A37"/>
    <w:rsid w:val="00383D17"/>
    <w:rsid w:val="00385739"/>
    <w:rsid w:val="003865AE"/>
    <w:rsid w:val="003878F6"/>
    <w:rsid w:val="003946DF"/>
    <w:rsid w:val="00397D37"/>
    <w:rsid w:val="003A4BF6"/>
    <w:rsid w:val="003A5647"/>
    <w:rsid w:val="003A5FF1"/>
    <w:rsid w:val="003A6107"/>
    <w:rsid w:val="003A74B3"/>
    <w:rsid w:val="003B2686"/>
    <w:rsid w:val="003B4CF1"/>
    <w:rsid w:val="003B4E8F"/>
    <w:rsid w:val="003B6773"/>
    <w:rsid w:val="003B76E3"/>
    <w:rsid w:val="003C036C"/>
    <w:rsid w:val="003C0665"/>
    <w:rsid w:val="003C086C"/>
    <w:rsid w:val="003C5373"/>
    <w:rsid w:val="003C6A16"/>
    <w:rsid w:val="003C7C17"/>
    <w:rsid w:val="003D1309"/>
    <w:rsid w:val="003D2234"/>
    <w:rsid w:val="003D31E9"/>
    <w:rsid w:val="003E5EAB"/>
    <w:rsid w:val="003E6E93"/>
    <w:rsid w:val="003E77F9"/>
    <w:rsid w:val="003F69DF"/>
    <w:rsid w:val="003F7282"/>
    <w:rsid w:val="00401743"/>
    <w:rsid w:val="004035E6"/>
    <w:rsid w:val="00404478"/>
    <w:rsid w:val="00404616"/>
    <w:rsid w:val="00405972"/>
    <w:rsid w:val="00406573"/>
    <w:rsid w:val="004103CD"/>
    <w:rsid w:val="004108B6"/>
    <w:rsid w:val="0041160E"/>
    <w:rsid w:val="00415A6F"/>
    <w:rsid w:val="00421453"/>
    <w:rsid w:val="00421918"/>
    <w:rsid w:val="00421F67"/>
    <w:rsid w:val="00424535"/>
    <w:rsid w:val="004253D9"/>
    <w:rsid w:val="004357AB"/>
    <w:rsid w:val="0043584C"/>
    <w:rsid w:val="004414D7"/>
    <w:rsid w:val="00445063"/>
    <w:rsid w:val="00445BB5"/>
    <w:rsid w:val="00445DA7"/>
    <w:rsid w:val="004470B9"/>
    <w:rsid w:val="0045145E"/>
    <w:rsid w:val="00451709"/>
    <w:rsid w:val="00453F43"/>
    <w:rsid w:val="00454055"/>
    <w:rsid w:val="00454A3D"/>
    <w:rsid w:val="00454BC7"/>
    <w:rsid w:val="004553A0"/>
    <w:rsid w:val="0046020C"/>
    <w:rsid w:val="004656A6"/>
    <w:rsid w:val="00466D07"/>
    <w:rsid w:val="004673A9"/>
    <w:rsid w:val="00471853"/>
    <w:rsid w:val="004724D4"/>
    <w:rsid w:val="00472DFD"/>
    <w:rsid w:val="004737DA"/>
    <w:rsid w:val="00475D13"/>
    <w:rsid w:val="0047660A"/>
    <w:rsid w:val="00484188"/>
    <w:rsid w:val="004848E2"/>
    <w:rsid w:val="00490B45"/>
    <w:rsid w:val="00493DB4"/>
    <w:rsid w:val="00494A1F"/>
    <w:rsid w:val="004A095D"/>
    <w:rsid w:val="004A0E7D"/>
    <w:rsid w:val="004A1D7A"/>
    <w:rsid w:val="004A2ED2"/>
    <w:rsid w:val="004A3A41"/>
    <w:rsid w:val="004A3B36"/>
    <w:rsid w:val="004A6D48"/>
    <w:rsid w:val="004B123D"/>
    <w:rsid w:val="004B1E90"/>
    <w:rsid w:val="004B654A"/>
    <w:rsid w:val="004C0B23"/>
    <w:rsid w:val="004C1D04"/>
    <w:rsid w:val="004C47C6"/>
    <w:rsid w:val="004C542E"/>
    <w:rsid w:val="004D0E00"/>
    <w:rsid w:val="004D1D59"/>
    <w:rsid w:val="004D476B"/>
    <w:rsid w:val="004E372C"/>
    <w:rsid w:val="004E6AB6"/>
    <w:rsid w:val="004E6CCD"/>
    <w:rsid w:val="004F08EF"/>
    <w:rsid w:val="004F1FBF"/>
    <w:rsid w:val="004F3400"/>
    <w:rsid w:val="004F496A"/>
    <w:rsid w:val="004F6299"/>
    <w:rsid w:val="00505A1A"/>
    <w:rsid w:val="005066F8"/>
    <w:rsid w:val="005102A3"/>
    <w:rsid w:val="00511CEC"/>
    <w:rsid w:val="00511F32"/>
    <w:rsid w:val="00512A28"/>
    <w:rsid w:val="00512C02"/>
    <w:rsid w:val="0051415B"/>
    <w:rsid w:val="00517A4B"/>
    <w:rsid w:val="00520444"/>
    <w:rsid w:val="005223A2"/>
    <w:rsid w:val="005242B8"/>
    <w:rsid w:val="0053624C"/>
    <w:rsid w:val="00537D38"/>
    <w:rsid w:val="00540512"/>
    <w:rsid w:val="00540E70"/>
    <w:rsid w:val="00544B27"/>
    <w:rsid w:val="00550481"/>
    <w:rsid w:val="005514D1"/>
    <w:rsid w:val="005515B7"/>
    <w:rsid w:val="00551B64"/>
    <w:rsid w:val="00555758"/>
    <w:rsid w:val="00556888"/>
    <w:rsid w:val="00556D85"/>
    <w:rsid w:val="0056026E"/>
    <w:rsid w:val="0056059C"/>
    <w:rsid w:val="00561DDD"/>
    <w:rsid w:val="005628D8"/>
    <w:rsid w:val="00567360"/>
    <w:rsid w:val="00567995"/>
    <w:rsid w:val="0057079B"/>
    <w:rsid w:val="005729A5"/>
    <w:rsid w:val="0057587A"/>
    <w:rsid w:val="00575ADB"/>
    <w:rsid w:val="00577BDA"/>
    <w:rsid w:val="00583D6B"/>
    <w:rsid w:val="005852B3"/>
    <w:rsid w:val="005869DC"/>
    <w:rsid w:val="00586CBE"/>
    <w:rsid w:val="005934E6"/>
    <w:rsid w:val="005965D1"/>
    <w:rsid w:val="00597463"/>
    <w:rsid w:val="00597D58"/>
    <w:rsid w:val="00597E7F"/>
    <w:rsid w:val="005A085A"/>
    <w:rsid w:val="005A15A1"/>
    <w:rsid w:val="005A23C8"/>
    <w:rsid w:val="005A31F2"/>
    <w:rsid w:val="005A3323"/>
    <w:rsid w:val="005A3D26"/>
    <w:rsid w:val="005A3D7A"/>
    <w:rsid w:val="005A3DCE"/>
    <w:rsid w:val="005A48BB"/>
    <w:rsid w:val="005A4D8B"/>
    <w:rsid w:val="005A7259"/>
    <w:rsid w:val="005B114B"/>
    <w:rsid w:val="005B307B"/>
    <w:rsid w:val="005B3F81"/>
    <w:rsid w:val="005B5DF8"/>
    <w:rsid w:val="005B5E67"/>
    <w:rsid w:val="005B6621"/>
    <w:rsid w:val="005C2550"/>
    <w:rsid w:val="005C3DC4"/>
    <w:rsid w:val="005C3E69"/>
    <w:rsid w:val="005C4DFD"/>
    <w:rsid w:val="005D39B0"/>
    <w:rsid w:val="005D3A17"/>
    <w:rsid w:val="005E136B"/>
    <w:rsid w:val="005E39A4"/>
    <w:rsid w:val="005E3BD9"/>
    <w:rsid w:val="005E4A0E"/>
    <w:rsid w:val="005E4F00"/>
    <w:rsid w:val="005E5344"/>
    <w:rsid w:val="005E6265"/>
    <w:rsid w:val="005E7A47"/>
    <w:rsid w:val="005F2534"/>
    <w:rsid w:val="005F5158"/>
    <w:rsid w:val="005F5D08"/>
    <w:rsid w:val="005F68FB"/>
    <w:rsid w:val="005F69C1"/>
    <w:rsid w:val="005F764C"/>
    <w:rsid w:val="00600E45"/>
    <w:rsid w:val="0060410B"/>
    <w:rsid w:val="00604A0F"/>
    <w:rsid w:val="00604C1E"/>
    <w:rsid w:val="006051FB"/>
    <w:rsid w:val="006066DC"/>
    <w:rsid w:val="00607663"/>
    <w:rsid w:val="00614EE6"/>
    <w:rsid w:val="00615819"/>
    <w:rsid w:val="0061603B"/>
    <w:rsid w:val="00616810"/>
    <w:rsid w:val="00616C07"/>
    <w:rsid w:val="00624099"/>
    <w:rsid w:val="00625207"/>
    <w:rsid w:val="00625C96"/>
    <w:rsid w:val="00630AF5"/>
    <w:rsid w:val="00631B93"/>
    <w:rsid w:val="00632642"/>
    <w:rsid w:val="006330C1"/>
    <w:rsid w:val="00636272"/>
    <w:rsid w:val="006365AC"/>
    <w:rsid w:val="006422A9"/>
    <w:rsid w:val="0064254E"/>
    <w:rsid w:val="006440B6"/>
    <w:rsid w:val="00647357"/>
    <w:rsid w:val="00647565"/>
    <w:rsid w:val="00647757"/>
    <w:rsid w:val="00651671"/>
    <w:rsid w:val="006544E7"/>
    <w:rsid w:val="0065599C"/>
    <w:rsid w:val="00656A64"/>
    <w:rsid w:val="00656E52"/>
    <w:rsid w:val="00657071"/>
    <w:rsid w:val="00657DA6"/>
    <w:rsid w:val="00661A50"/>
    <w:rsid w:val="00661FDF"/>
    <w:rsid w:val="006628BF"/>
    <w:rsid w:val="00663212"/>
    <w:rsid w:val="006642A6"/>
    <w:rsid w:val="00665F11"/>
    <w:rsid w:val="00666FBE"/>
    <w:rsid w:val="00667E8E"/>
    <w:rsid w:val="00670ED5"/>
    <w:rsid w:val="00673718"/>
    <w:rsid w:val="00674DF4"/>
    <w:rsid w:val="00676528"/>
    <w:rsid w:val="006819D2"/>
    <w:rsid w:val="00683588"/>
    <w:rsid w:val="0068406F"/>
    <w:rsid w:val="00684E0B"/>
    <w:rsid w:val="00686C89"/>
    <w:rsid w:val="00687950"/>
    <w:rsid w:val="00691581"/>
    <w:rsid w:val="00692B98"/>
    <w:rsid w:val="006955F7"/>
    <w:rsid w:val="006A136D"/>
    <w:rsid w:val="006A7AA1"/>
    <w:rsid w:val="006B05A6"/>
    <w:rsid w:val="006B1470"/>
    <w:rsid w:val="006B1B64"/>
    <w:rsid w:val="006B3C2A"/>
    <w:rsid w:val="006B46CB"/>
    <w:rsid w:val="006B46D3"/>
    <w:rsid w:val="006B4828"/>
    <w:rsid w:val="006B557C"/>
    <w:rsid w:val="006B67C2"/>
    <w:rsid w:val="006B74FF"/>
    <w:rsid w:val="006B7941"/>
    <w:rsid w:val="006C4AA1"/>
    <w:rsid w:val="006C67DC"/>
    <w:rsid w:val="006D04E4"/>
    <w:rsid w:val="006D1D8B"/>
    <w:rsid w:val="006D6CB0"/>
    <w:rsid w:val="006D6DD7"/>
    <w:rsid w:val="006E0A50"/>
    <w:rsid w:val="006E430B"/>
    <w:rsid w:val="006E5A31"/>
    <w:rsid w:val="006F103C"/>
    <w:rsid w:val="006F19C2"/>
    <w:rsid w:val="006F20C0"/>
    <w:rsid w:val="006F4CCE"/>
    <w:rsid w:val="006F61A6"/>
    <w:rsid w:val="006F70D1"/>
    <w:rsid w:val="0070537A"/>
    <w:rsid w:val="00706839"/>
    <w:rsid w:val="00706C87"/>
    <w:rsid w:val="00707AF1"/>
    <w:rsid w:val="007103DE"/>
    <w:rsid w:val="00714018"/>
    <w:rsid w:val="00715077"/>
    <w:rsid w:val="00715B1A"/>
    <w:rsid w:val="0072063C"/>
    <w:rsid w:val="00722C44"/>
    <w:rsid w:val="0072384E"/>
    <w:rsid w:val="0072473D"/>
    <w:rsid w:val="00725F43"/>
    <w:rsid w:val="00727179"/>
    <w:rsid w:val="00730551"/>
    <w:rsid w:val="007311A2"/>
    <w:rsid w:val="0073276D"/>
    <w:rsid w:val="0073392A"/>
    <w:rsid w:val="0073473F"/>
    <w:rsid w:val="00734CC6"/>
    <w:rsid w:val="00744640"/>
    <w:rsid w:val="00745D17"/>
    <w:rsid w:val="007460AC"/>
    <w:rsid w:val="007464B8"/>
    <w:rsid w:val="00754DBF"/>
    <w:rsid w:val="0076366B"/>
    <w:rsid w:val="007640BD"/>
    <w:rsid w:val="00766D22"/>
    <w:rsid w:val="0077197E"/>
    <w:rsid w:val="00773ED7"/>
    <w:rsid w:val="00775D33"/>
    <w:rsid w:val="0077603F"/>
    <w:rsid w:val="00780B0A"/>
    <w:rsid w:val="007858BD"/>
    <w:rsid w:val="007911FB"/>
    <w:rsid w:val="00793C9D"/>
    <w:rsid w:val="00794945"/>
    <w:rsid w:val="00795591"/>
    <w:rsid w:val="0079595A"/>
    <w:rsid w:val="00797B73"/>
    <w:rsid w:val="007A37D7"/>
    <w:rsid w:val="007A77C6"/>
    <w:rsid w:val="007A7E6E"/>
    <w:rsid w:val="007B28FC"/>
    <w:rsid w:val="007B307A"/>
    <w:rsid w:val="007B4370"/>
    <w:rsid w:val="007B49AC"/>
    <w:rsid w:val="007B6A8C"/>
    <w:rsid w:val="007C17A3"/>
    <w:rsid w:val="007C2C72"/>
    <w:rsid w:val="007C2CA0"/>
    <w:rsid w:val="007C321E"/>
    <w:rsid w:val="007C3A13"/>
    <w:rsid w:val="007C3D81"/>
    <w:rsid w:val="007C5A09"/>
    <w:rsid w:val="007D0942"/>
    <w:rsid w:val="007D39D5"/>
    <w:rsid w:val="007D43CA"/>
    <w:rsid w:val="007D4878"/>
    <w:rsid w:val="007D718D"/>
    <w:rsid w:val="007D76EA"/>
    <w:rsid w:val="007E14AA"/>
    <w:rsid w:val="007E27EA"/>
    <w:rsid w:val="007E3369"/>
    <w:rsid w:val="007E4368"/>
    <w:rsid w:val="007E494C"/>
    <w:rsid w:val="007F0363"/>
    <w:rsid w:val="007F0E39"/>
    <w:rsid w:val="007F1BD4"/>
    <w:rsid w:val="007F2CBD"/>
    <w:rsid w:val="007F6D3D"/>
    <w:rsid w:val="00800412"/>
    <w:rsid w:val="00801AA0"/>
    <w:rsid w:val="008027E3"/>
    <w:rsid w:val="00805EF3"/>
    <w:rsid w:val="00805F70"/>
    <w:rsid w:val="00806686"/>
    <w:rsid w:val="00806FF5"/>
    <w:rsid w:val="00807BD6"/>
    <w:rsid w:val="00812CD7"/>
    <w:rsid w:val="00817FC3"/>
    <w:rsid w:val="00823A27"/>
    <w:rsid w:val="0083191E"/>
    <w:rsid w:val="008331F2"/>
    <w:rsid w:val="00834BF8"/>
    <w:rsid w:val="008352FE"/>
    <w:rsid w:val="00835654"/>
    <w:rsid w:val="00842089"/>
    <w:rsid w:val="00844F4A"/>
    <w:rsid w:val="00844F4B"/>
    <w:rsid w:val="00846722"/>
    <w:rsid w:val="00847F63"/>
    <w:rsid w:val="00850943"/>
    <w:rsid w:val="0085381A"/>
    <w:rsid w:val="00854477"/>
    <w:rsid w:val="00855B67"/>
    <w:rsid w:val="0085608B"/>
    <w:rsid w:val="00856237"/>
    <w:rsid w:val="008575F6"/>
    <w:rsid w:val="008605BE"/>
    <w:rsid w:val="00861FE7"/>
    <w:rsid w:val="00864914"/>
    <w:rsid w:val="00865B4D"/>
    <w:rsid w:val="008669CA"/>
    <w:rsid w:val="00866A43"/>
    <w:rsid w:val="008703BC"/>
    <w:rsid w:val="008738A5"/>
    <w:rsid w:val="00873ADE"/>
    <w:rsid w:val="008747B3"/>
    <w:rsid w:val="0087593A"/>
    <w:rsid w:val="00880D09"/>
    <w:rsid w:val="00881DBA"/>
    <w:rsid w:val="0088501E"/>
    <w:rsid w:val="00890B82"/>
    <w:rsid w:val="00892B7A"/>
    <w:rsid w:val="00896782"/>
    <w:rsid w:val="008A0383"/>
    <w:rsid w:val="008A06EE"/>
    <w:rsid w:val="008A07CA"/>
    <w:rsid w:val="008A0C99"/>
    <w:rsid w:val="008A155C"/>
    <w:rsid w:val="008A4113"/>
    <w:rsid w:val="008A47BB"/>
    <w:rsid w:val="008A5027"/>
    <w:rsid w:val="008A5A34"/>
    <w:rsid w:val="008A7E6F"/>
    <w:rsid w:val="008B1B3D"/>
    <w:rsid w:val="008B36CE"/>
    <w:rsid w:val="008B394B"/>
    <w:rsid w:val="008B4738"/>
    <w:rsid w:val="008B48ED"/>
    <w:rsid w:val="008C221C"/>
    <w:rsid w:val="008C5136"/>
    <w:rsid w:val="008C5BEA"/>
    <w:rsid w:val="008D08C6"/>
    <w:rsid w:val="008D143D"/>
    <w:rsid w:val="008D6AA2"/>
    <w:rsid w:val="008D6C03"/>
    <w:rsid w:val="008D7248"/>
    <w:rsid w:val="008E274D"/>
    <w:rsid w:val="008E2F4A"/>
    <w:rsid w:val="008E7B74"/>
    <w:rsid w:val="008F327B"/>
    <w:rsid w:val="008F65A1"/>
    <w:rsid w:val="009014A2"/>
    <w:rsid w:val="00902F53"/>
    <w:rsid w:val="009078C6"/>
    <w:rsid w:val="009079B5"/>
    <w:rsid w:val="009124EB"/>
    <w:rsid w:val="009127D5"/>
    <w:rsid w:val="00913ABD"/>
    <w:rsid w:val="0092034B"/>
    <w:rsid w:val="00921DDB"/>
    <w:rsid w:val="00924899"/>
    <w:rsid w:val="0092505B"/>
    <w:rsid w:val="009311E0"/>
    <w:rsid w:val="0094114C"/>
    <w:rsid w:val="009420B5"/>
    <w:rsid w:val="00942544"/>
    <w:rsid w:val="00943183"/>
    <w:rsid w:val="0094488A"/>
    <w:rsid w:val="00946501"/>
    <w:rsid w:val="0094708C"/>
    <w:rsid w:val="00947563"/>
    <w:rsid w:val="00951958"/>
    <w:rsid w:val="00951D1A"/>
    <w:rsid w:val="00953423"/>
    <w:rsid w:val="0095391A"/>
    <w:rsid w:val="00960E45"/>
    <w:rsid w:val="009636FE"/>
    <w:rsid w:val="009665D5"/>
    <w:rsid w:val="009716BC"/>
    <w:rsid w:val="00973410"/>
    <w:rsid w:val="009760A4"/>
    <w:rsid w:val="00977697"/>
    <w:rsid w:val="009840CB"/>
    <w:rsid w:val="00984A46"/>
    <w:rsid w:val="00990D7B"/>
    <w:rsid w:val="0099268C"/>
    <w:rsid w:val="00992B9B"/>
    <w:rsid w:val="00995D3D"/>
    <w:rsid w:val="009962FF"/>
    <w:rsid w:val="009A01C4"/>
    <w:rsid w:val="009A04F2"/>
    <w:rsid w:val="009A2D17"/>
    <w:rsid w:val="009A2D9E"/>
    <w:rsid w:val="009A6037"/>
    <w:rsid w:val="009B205C"/>
    <w:rsid w:val="009B2286"/>
    <w:rsid w:val="009B238A"/>
    <w:rsid w:val="009B23A8"/>
    <w:rsid w:val="009B3DFA"/>
    <w:rsid w:val="009B42CF"/>
    <w:rsid w:val="009B4FF3"/>
    <w:rsid w:val="009B5DF5"/>
    <w:rsid w:val="009C1694"/>
    <w:rsid w:val="009C4AED"/>
    <w:rsid w:val="009C6ECA"/>
    <w:rsid w:val="009C75CC"/>
    <w:rsid w:val="009C76AB"/>
    <w:rsid w:val="009D009B"/>
    <w:rsid w:val="009D2A6F"/>
    <w:rsid w:val="009D338B"/>
    <w:rsid w:val="009D6891"/>
    <w:rsid w:val="009E2827"/>
    <w:rsid w:val="009E34C0"/>
    <w:rsid w:val="009E4444"/>
    <w:rsid w:val="009E533C"/>
    <w:rsid w:val="009E6B17"/>
    <w:rsid w:val="009F008A"/>
    <w:rsid w:val="009F0738"/>
    <w:rsid w:val="009F22E6"/>
    <w:rsid w:val="009F6519"/>
    <w:rsid w:val="009F70E0"/>
    <w:rsid w:val="009F793A"/>
    <w:rsid w:val="00A00454"/>
    <w:rsid w:val="00A00CAF"/>
    <w:rsid w:val="00A01024"/>
    <w:rsid w:val="00A0174F"/>
    <w:rsid w:val="00A029D0"/>
    <w:rsid w:val="00A03204"/>
    <w:rsid w:val="00A04615"/>
    <w:rsid w:val="00A054EF"/>
    <w:rsid w:val="00A059F9"/>
    <w:rsid w:val="00A06F98"/>
    <w:rsid w:val="00A103D3"/>
    <w:rsid w:val="00A12577"/>
    <w:rsid w:val="00A13CDC"/>
    <w:rsid w:val="00A161B3"/>
    <w:rsid w:val="00A16611"/>
    <w:rsid w:val="00A17576"/>
    <w:rsid w:val="00A23310"/>
    <w:rsid w:val="00A27C7D"/>
    <w:rsid w:val="00A27D8E"/>
    <w:rsid w:val="00A311F7"/>
    <w:rsid w:val="00A3235E"/>
    <w:rsid w:val="00A32712"/>
    <w:rsid w:val="00A3688F"/>
    <w:rsid w:val="00A4035A"/>
    <w:rsid w:val="00A4069E"/>
    <w:rsid w:val="00A40E18"/>
    <w:rsid w:val="00A42E9B"/>
    <w:rsid w:val="00A4490D"/>
    <w:rsid w:val="00A4736D"/>
    <w:rsid w:val="00A47E25"/>
    <w:rsid w:val="00A533E4"/>
    <w:rsid w:val="00A54403"/>
    <w:rsid w:val="00A54A99"/>
    <w:rsid w:val="00A5536A"/>
    <w:rsid w:val="00A57269"/>
    <w:rsid w:val="00A575B5"/>
    <w:rsid w:val="00A57BAD"/>
    <w:rsid w:val="00A643AD"/>
    <w:rsid w:val="00A66A7B"/>
    <w:rsid w:val="00A721EE"/>
    <w:rsid w:val="00A803A5"/>
    <w:rsid w:val="00A81B36"/>
    <w:rsid w:val="00A86492"/>
    <w:rsid w:val="00A86B02"/>
    <w:rsid w:val="00A91489"/>
    <w:rsid w:val="00A92509"/>
    <w:rsid w:val="00A93403"/>
    <w:rsid w:val="00A975FB"/>
    <w:rsid w:val="00AA13D3"/>
    <w:rsid w:val="00AA2D49"/>
    <w:rsid w:val="00AA343B"/>
    <w:rsid w:val="00AA47C0"/>
    <w:rsid w:val="00AA4EC7"/>
    <w:rsid w:val="00AA5463"/>
    <w:rsid w:val="00AA5826"/>
    <w:rsid w:val="00AB4E0A"/>
    <w:rsid w:val="00AB572D"/>
    <w:rsid w:val="00AB664A"/>
    <w:rsid w:val="00AB7F9F"/>
    <w:rsid w:val="00AC057E"/>
    <w:rsid w:val="00AC54CD"/>
    <w:rsid w:val="00AD193F"/>
    <w:rsid w:val="00AD429B"/>
    <w:rsid w:val="00AD653C"/>
    <w:rsid w:val="00AD6541"/>
    <w:rsid w:val="00AD7304"/>
    <w:rsid w:val="00AE5585"/>
    <w:rsid w:val="00AE631D"/>
    <w:rsid w:val="00AE7AE7"/>
    <w:rsid w:val="00AE7FF3"/>
    <w:rsid w:val="00AF1591"/>
    <w:rsid w:val="00AF36C7"/>
    <w:rsid w:val="00AF5A50"/>
    <w:rsid w:val="00AF5BA9"/>
    <w:rsid w:val="00AF73DC"/>
    <w:rsid w:val="00B02032"/>
    <w:rsid w:val="00B024E7"/>
    <w:rsid w:val="00B05381"/>
    <w:rsid w:val="00B05CE7"/>
    <w:rsid w:val="00B075CF"/>
    <w:rsid w:val="00B102C7"/>
    <w:rsid w:val="00B11156"/>
    <w:rsid w:val="00B14ADC"/>
    <w:rsid w:val="00B14B0B"/>
    <w:rsid w:val="00B1601D"/>
    <w:rsid w:val="00B175AC"/>
    <w:rsid w:val="00B20B24"/>
    <w:rsid w:val="00B22F56"/>
    <w:rsid w:val="00B25F19"/>
    <w:rsid w:val="00B330C7"/>
    <w:rsid w:val="00B36FB7"/>
    <w:rsid w:val="00B370BB"/>
    <w:rsid w:val="00B37F8A"/>
    <w:rsid w:val="00B40562"/>
    <w:rsid w:val="00B41230"/>
    <w:rsid w:val="00B45D4A"/>
    <w:rsid w:val="00B5141E"/>
    <w:rsid w:val="00B54DE1"/>
    <w:rsid w:val="00B55652"/>
    <w:rsid w:val="00B5567C"/>
    <w:rsid w:val="00B63464"/>
    <w:rsid w:val="00B70715"/>
    <w:rsid w:val="00B70C1A"/>
    <w:rsid w:val="00B74E1E"/>
    <w:rsid w:val="00B75205"/>
    <w:rsid w:val="00B76665"/>
    <w:rsid w:val="00B80BBB"/>
    <w:rsid w:val="00B81995"/>
    <w:rsid w:val="00B8242A"/>
    <w:rsid w:val="00B83732"/>
    <w:rsid w:val="00B865CA"/>
    <w:rsid w:val="00B871EC"/>
    <w:rsid w:val="00B90939"/>
    <w:rsid w:val="00B92EBF"/>
    <w:rsid w:val="00B96859"/>
    <w:rsid w:val="00BA1E78"/>
    <w:rsid w:val="00BA47DF"/>
    <w:rsid w:val="00BA4FC2"/>
    <w:rsid w:val="00BA5A16"/>
    <w:rsid w:val="00BA6FB7"/>
    <w:rsid w:val="00BB483B"/>
    <w:rsid w:val="00BB48FE"/>
    <w:rsid w:val="00BB53C9"/>
    <w:rsid w:val="00BC3BC2"/>
    <w:rsid w:val="00BC3EC7"/>
    <w:rsid w:val="00BC409D"/>
    <w:rsid w:val="00BC43DB"/>
    <w:rsid w:val="00BC717A"/>
    <w:rsid w:val="00BC76B0"/>
    <w:rsid w:val="00BD0270"/>
    <w:rsid w:val="00BD1E05"/>
    <w:rsid w:val="00BD218A"/>
    <w:rsid w:val="00BD3353"/>
    <w:rsid w:val="00BD443D"/>
    <w:rsid w:val="00BD4F96"/>
    <w:rsid w:val="00BD777E"/>
    <w:rsid w:val="00BE2448"/>
    <w:rsid w:val="00BE47F9"/>
    <w:rsid w:val="00BE597E"/>
    <w:rsid w:val="00BE7B43"/>
    <w:rsid w:val="00BF2264"/>
    <w:rsid w:val="00BF39E6"/>
    <w:rsid w:val="00BF4FEC"/>
    <w:rsid w:val="00BF594F"/>
    <w:rsid w:val="00BF6F3C"/>
    <w:rsid w:val="00BF7808"/>
    <w:rsid w:val="00C0095A"/>
    <w:rsid w:val="00C01073"/>
    <w:rsid w:val="00C02CA0"/>
    <w:rsid w:val="00C02CD6"/>
    <w:rsid w:val="00C03D5D"/>
    <w:rsid w:val="00C03E91"/>
    <w:rsid w:val="00C14B91"/>
    <w:rsid w:val="00C17B07"/>
    <w:rsid w:val="00C2320E"/>
    <w:rsid w:val="00C23477"/>
    <w:rsid w:val="00C24D9F"/>
    <w:rsid w:val="00C25B1F"/>
    <w:rsid w:val="00C25BF3"/>
    <w:rsid w:val="00C27D0D"/>
    <w:rsid w:val="00C368EC"/>
    <w:rsid w:val="00C36BF2"/>
    <w:rsid w:val="00C43119"/>
    <w:rsid w:val="00C458FA"/>
    <w:rsid w:val="00C46BE0"/>
    <w:rsid w:val="00C505A3"/>
    <w:rsid w:val="00C544F0"/>
    <w:rsid w:val="00C55C35"/>
    <w:rsid w:val="00C564F5"/>
    <w:rsid w:val="00C565D5"/>
    <w:rsid w:val="00C578FB"/>
    <w:rsid w:val="00C57F1A"/>
    <w:rsid w:val="00C61F5D"/>
    <w:rsid w:val="00C62192"/>
    <w:rsid w:val="00C6383B"/>
    <w:rsid w:val="00C63C1E"/>
    <w:rsid w:val="00C63C24"/>
    <w:rsid w:val="00C64FE5"/>
    <w:rsid w:val="00C66031"/>
    <w:rsid w:val="00C66D7A"/>
    <w:rsid w:val="00C72B80"/>
    <w:rsid w:val="00C7441B"/>
    <w:rsid w:val="00C75CB7"/>
    <w:rsid w:val="00C761E0"/>
    <w:rsid w:val="00C77596"/>
    <w:rsid w:val="00C80709"/>
    <w:rsid w:val="00C80B8A"/>
    <w:rsid w:val="00C82DD9"/>
    <w:rsid w:val="00C86E1A"/>
    <w:rsid w:val="00C87376"/>
    <w:rsid w:val="00C91BEF"/>
    <w:rsid w:val="00C93B05"/>
    <w:rsid w:val="00C95603"/>
    <w:rsid w:val="00C957C2"/>
    <w:rsid w:val="00C95FDD"/>
    <w:rsid w:val="00C96CC9"/>
    <w:rsid w:val="00CA064D"/>
    <w:rsid w:val="00CA2D73"/>
    <w:rsid w:val="00CA388B"/>
    <w:rsid w:val="00CA6EED"/>
    <w:rsid w:val="00CB1172"/>
    <w:rsid w:val="00CB1302"/>
    <w:rsid w:val="00CB4B9F"/>
    <w:rsid w:val="00CB4D7E"/>
    <w:rsid w:val="00CB50C3"/>
    <w:rsid w:val="00CB64D2"/>
    <w:rsid w:val="00CB67E2"/>
    <w:rsid w:val="00CC2005"/>
    <w:rsid w:val="00CC338F"/>
    <w:rsid w:val="00CC46FE"/>
    <w:rsid w:val="00CC4CE7"/>
    <w:rsid w:val="00CC6586"/>
    <w:rsid w:val="00CD185F"/>
    <w:rsid w:val="00CD25B0"/>
    <w:rsid w:val="00CD53C7"/>
    <w:rsid w:val="00CD6B61"/>
    <w:rsid w:val="00CD7599"/>
    <w:rsid w:val="00CE0BA9"/>
    <w:rsid w:val="00CE48E1"/>
    <w:rsid w:val="00CE7D1A"/>
    <w:rsid w:val="00CF0BFC"/>
    <w:rsid w:val="00D00EDF"/>
    <w:rsid w:val="00D01060"/>
    <w:rsid w:val="00D04DC7"/>
    <w:rsid w:val="00D05F6A"/>
    <w:rsid w:val="00D0675F"/>
    <w:rsid w:val="00D07C8E"/>
    <w:rsid w:val="00D07F1B"/>
    <w:rsid w:val="00D112F1"/>
    <w:rsid w:val="00D119BD"/>
    <w:rsid w:val="00D11C5B"/>
    <w:rsid w:val="00D124E4"/>
    <w:rsid w:val="00D12DD3"/>
    <w:rsid w:val="00D13C82"/>
    <w:rsid w:val="00D1483B"/>
    <w:rsid w:val="00D14B22"/>
    <w:rsid w:val="00D17678"/>
    <w:rsid w:val="00D21450"/>
    <w:rsid w:val="00D21D27"/>
    <w:rsid w:val="00D245B0"/>
    <w:rsid w:val="00D24F74"/>
    <w:rsid w:val="00D26610"/>
    <w:rsid w:val="00D30F42"/>
    <w:rsid w:val="00D31D5D"/>
    <w:rsid w:val="00D32371"/>
    <w:rsid w:val="00D32C2C"/>
    <w:rsid w:val="00D33D17"/>
    <w:rsid w:val="00D36FF0"/>
    <w:rsid w:val="00D37833"/>
    <w:rsid w:val="00D41B89"/>
    <w:rsid w:val="00D42D45"/>
    <w:rsid w:val="00D46F44"/>
    <w:rsid w:val="00D51A4C"/>
    <w:rsid w:val="00D52202"/>
    <w:rsid w:val="00D5259C"/>
    <w:rsid w:val="00D54C1A"/>
    <w:rsid w:val="00D55B8E"/>
    <w:rsid w:val="00D578D5"/>
    <w:rsid w:val="00D61556"/>
    <w:rsid w:val="00D634CD"/>
    <w:rsid w:val="00D6480E"/>
    <w:rsid w:val="00D64DDF"/>
    <w:rsid w:val="00D72105"/>
    <w:rsid w:val="00D77872"/>
    <w:rsid w:val="00D8241A"/>
    <w:rsid w:val="00D8288F"/>
    <w:rsid w:val="00D845F3"/>
    <w:rsid w:val="00D85136"/>
    <w:rsid w:val="00D87704"/>
    <w:rsid w:val="00D916A0"/>
    <w:rsid w:val="00D9476F"/>
    <w:rsid w:val="00D949D6"/>
    <w:rsid w:val="00DA07F7"/>
    <w:rsid w:val="00DA0CF9"/>
    <w:rsid w:val="00DA104D"/>
    <w:rsid w:val="00DA5596"/>
    <w:rsid w:val="00DB14D9"/>
    <w:rsid w:val="00DB2AE6"/>
    <w:rsid w:val="00DB3961"/>
    <w:rsid w:val="00DB5CED"/>
    <w:rsid w:val="00DB5DEB"/>
    <w:rsid w:val="00DC1C68"/>
    <w:rsid w:val="00DC1E5D"/>
    <w:rsid w:val="00DC5134"/>
    <w:rsid w:val="00DC6044"/>
    <w:rsid w:val="00DC6F18"/>
    <w:rsid w:val="00DD67F5"/>
    <w:rsid w:val="00DE009A"/>
    <w:rsid w:val="00DE1675"/>
    <w:rsid w:val="00DE270B"/>
    <w:rsid w:val="00DE4207"/>
    <w:rsid w:val="00DE4890"/>
    <w:rsid w:val="00DF12BB"/>
    <w:rsid w:val="00DF31CE"/>
    <w:rsid w:val="00DF390D"/>
    <w:rsid w:val="00DF6E6D"/>
    <w:rsid w:val="00E013E1"/>
    <w:rsid w:val="00E01D60"/>
    <w:rsid w:val="00E04FF3"/>
    <w:rsid w:val="00E055A7"/>
    <w:rsid w:val="00E05DE6"/>
    <w:rsid w:val="00E06263"/>
    <w:rsid w:val="00E1197A"/>
    <w:rsid w:val="00E14634"/>
    <w:rsid w:val="00E154C9"/>
    <w:rsid w:val="00E15830"/>
    <w:rsid w:val="00E24A00"/>
    <w:rsid w:val="00E24C09"/>
    <w:rsid w:val="00E24FF5"/>
    <w:rsid w:val="00E2719F"/>
    <w:rsid w:val="00E32039"/>
    <w:rsid w:val="00E32958"/>
    <w:rsid w:val="00E33362"/>
    <w:rsid w:val="00E37D78"/>
    <w:rsid w:val="00E40775"/>
    <w:rsid w:val="00E41687"/>
    <w:rsid w:val="00E42E96"/>
    <w:rsid w:val="00E435AC"/>
    <w:rsid w:val="00E441CE"/>
    <w:rsid w:val="00E44E06"/>
    <w:rsid w:val="00E46880"/>
    <w:rsid w:val="00E468F0"/>
    <w:rsid w:val="00E47F88"/>
    <w:rsid w:val="00E5096D"/>
    <w:rsid w:val="00E51010"/>
    <w:rsid w:val="00E51DD2"/>
    <w:rsid w:val="00E521D0"/>
    <w:rsid w:val="00E525BA"/>
    <w:rsid w:val="00E52F1C"/>
    <w:rsid w:val="00E541AE"/>
    <w:rsid w:val="00E5516E"/>
    <w:rsid w:val="00E57B3F"/>
    <w:rsid w:val="00E61190"/>
    <w:rsid w:val="00E62AE7"/>
    <w:rsid w:val="00E632B7"/>
    <w:rsid w:val="00E63EB5"/>
    <w:rsid w:val="00E65DB5"/>
    <w:rsid w:val="00E65FAD"/>
    <w:rsid w:val="00E71A30"/>
    <w:rsid w:val="00E73D12"/>
    <w:rsid w:val="00E743C7"/>
    <w:rsid w:val="00E80B39"/>
    <w:rsid w:val="00E816A2"/>
    <w:rsid w:val="00E8293E"/>
    <w:rsid w:val="00E84CE4"/>
    <w:rsid w:val="00E84EDD"/>
    <w:rsid w:val="00E945DD"/>
    <w:rsid w:val="00E97731"/>
    <w:rsid w:val="00EA7A98"/>
    <w:rsid w:val="00EB0E7F"/>
    <w:rsid w:val="00EB1E87"/>
    <w:rsid w:val="00EB2F6F"/>
    <w:rsid w:val="00EB4094"/>
    <w:rsid w:val="00EB465F"/>
    <w:rsid w:val="00EB48D1"/>
    <w:rsid w:val="00EB5D55"/>
    <w:rsid w:val="00EB69B1"/>
    <w:rsid w:val="00EB7801"/>
    <w:rsid w:val="00EC0279"/>
    <w:rsid w:val="00EC03C0"/>
    <w:rsid w:val="00EC2992"/>
    <w:rsid w:val="00EC5424"/>
    <w:rsid w:val="00ED1024"/>
    <w:rsid w:val="00ED12E5"/>
    <w:rsid w:val="00ED38B3"/>
    <w:rsid w:val="00ED44E5"/>
    <w:rsid w:val="00ED47E7"/>
    <w:rsid w:val="00ED650C"/>
    <w:rsid w:val="00EE28CC"/>
    <w:rsid w:val="00EE4382"/>
    <w:rsid w:val="00EE4AF4"/>
    <w:rsid w:val="00EF11E9"/>
    <w:rsid w:val="00EF1E39"/>
    <w:rsid w:val="00EF3F11"/>
    <w:rsid w:val="00EF3F99"/>
    <w:rsid w:val="00EF4654"/>
    <w:rsid w:val="00EF6D42"/>
    <w:rsid w:val="00F072E0"/>
    <w:rsid w:val="00F1229B"/>
    <w:rsid w:val="00F1353E"/>
    <w:rsid w:val="00F13B76"/>
    <w:rsid w:val="00F13B7F"/>
    <w:rsid w:val="00F1472A"/>
    <w:rsid w:val="00F20CE1"/>
    <w:rsid w:val="00F24F87"/>
    <w:rsid w:val="00F25229"/>
    <w:rsid w:val="00F26980"/>
    <w:rsid w:val="00F27D5D"/>
    <w:rsid w:val="00F30EFB"/>
    <w:rsid w:val="00F33D79"/>
    <w:rsid w:val="00F36887"/>
    <w:rsid w:val="00F423CE"/>
    <w:rsid w:val="00F43400"/>
    <w:rsid w:val="00F43DF1"/>
    <w:rsid w:val="00F51538"/>
    <w:rsid w:val="00F51DFD"/>
    <w:rsid w:val="00F56B85"/>
    <w:rsid w:val="00F56C55"/>
    <w:rsid w:val="00F623F6"/>
    <w:rsid w:val="00F66C50"/>
    <w:rsid w:val="00F6757D"/>
    <w:rsid w:val="00F71091"/>
    <w:rsid w:val="00F737C8"/>
    <w:rsid w:val="00F76687"/>
    <w:rsid w:val="00F80B4D"/>
    <w:rsid w:val="00F8257A"/>
    <w:rsid w:val="00F83929"/>
    <w:rsid w:val="00F83F62"/>
    <w:rsid w:val="00F8466E"/>
    <w:rsid w:val="00F87F8A"/>
    <w:rsid w:val="00F910A5"/>
    <w:rsid w:val="00F91129"/>
    <w:rsid w:val="00F93FEC"/>
    <w:rsid w:val="00F954E8"/>
    <w:rsid w:val="00F96A26"/>
    <w:rsid w:val="00FA033F"/>
    <w:rsid w:val="00FA1DDA"/>
    <w:rsid w:val="00FA32EF"/>
    <w:rsid w:val="00FA342C"/>
    <w:rsid w:val="00FA3EE0"/>
    <w:rsid w:val="00FA5615"/>
    <w:rsid w:val="00FA5756"/>
    <w:rsid w:val="00FB139A"/>
    <w:rsid w:val="00FB2017"/>
    <w:rsid w:val="00FB2478"/>
    <w:rsid w:val="00FB3939"/>
    <w:rsid w:val="00FB4355"/>
    <w:rsid w:val="00FB4440"/>
    <w:rsid w:val="00FB4D7B"/>
    <w:rsid w:val="00FB51C9"/>
    <w:rsid w:val="00FC2F37"/>
    <w:rsid w:val="00FC3CD4"/>
    <w:rsid w:val="00FC48BD"/>
    <w:rsid w:val="00FC6276"/>
    <w:rsid w:val="00FC6AE0"/>
    <w:rsid w:val="00FC77AD"/>
    <w:rsid w:val="00FC79AD"/>
    <w:rsid w:val="00FD14F8"/>
    <w:rsid w:val="00FD3BE5"/>
    <w:rsid w:val="00FD3C2C"/>
    <w:rsid w:val="00FD4C2D"/>
    <w:rsid w:val="00FD5176"/>
    <w:rsid w:val="00FD605B"/>
    <w:rsid w:val="00FE054D"/>
    <w:rsid w:val="00FE2017"/>
    <w:rsid w:val="00FE432D"/>
    <w:rsid w:val="00FE5851"/>
    <w:rsid w:val="00FE5AED"/>
    <w:rsid w:val="00FE65A6"/>
    <w:rsid w:val="00FF1D35"/>
    <w:rsid w:val="00FF1E6B"/>
    <w:rsid w:val="00FF25E2"/>
    <w:rsid w:val="00FF319F"/>
    <w:rsid w:val="00FF39FE"/>
    <w:rsid w:val="00FF549A"/>
    <w:rsid w:val="00FF5BE1"/>
    <w:rsid w:val="00FF5C7A"/>
    <w:rsid w:val="00FF7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2000678D"/>
  <w15:docId w15:val="{2DE951FC-5D76-4BB9-AB29-DD30374FF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E"/>
    </w:rPr>
  </w:style>
  <w:style w:type="paragraph" w:styleId="Heading1">
    <w:name w:val="heading 1"/>
    <w:basedOn w:val="Normal"/>
    <w:next w:val="Normal"/>
    <w:link w:val="Heading1Char"/>
    <w:qFormat/>
    <w:rsid w:val="004602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602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4602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602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02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02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02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02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02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602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602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4602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602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02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02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02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02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020C"/>
    <w:rPr>
      <w:rFonts w:eastAsiaTheme="majorEastAsia" w:cstheme="majorBidi"/>
      <w:color w:val="272727" w:themeColor="text1" w:themeTint="D8"/>
    </w:rPr>
  </w:style>
  <w:style w:type="paragraph" w:styleId="Title">
    <w:name w:val="Title"/>
    <w:basedOn w:val="Normal"/>
    <w:next w:val="Normal"/>
    <w:link w:val="TitleChar"/>
    <w:qFormat/>
    <w:rsid w:val="004602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602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02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02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020C"/>
    <w:pPr>
      <w:spacing w:before="160"/>
      <w:jc w:val="center"/>
    </w:pPr>
    <w:rPr>
      <w:i/>
      <w:iCs/>
      <w:color w:val="404040" w:themeColor="text1" w:themeTint="BF"/>
    </w:rPr>
  </w:style>
  <w:style w:type="character" w:customStyle="1" w:styleId="QuoteChar">
    <w:name w:val="Quote Char"/>
    <w:basedOn w:val="DefaultParagraphFont"/>
    <w:link w:val="Quote"/>
    <w:uiPriority w:val="29"/>
    <w:rsid w:val="0046020C"/>
    <w:rPr>
      <w:i/>
      <w:iCs/>
      <w:color w:val="404040" w:themeColor="text1" w:themeTint="BF"/>
    </w:rPr>
  </w:style>
  <w:style w:type="paragraph" w:styleId="ListParagraph">
    <w:name w:val="List Paragraph"/>
    <w:basedOn w:val="Normal"/>
    <w:uiPriority w:val="34"/>
    <w:qFormat/>
    <w:rsid w:val="0046020C"/>
    <w:pPr>
      <w:ind w:left="720"/>
      <w:contextualSpacing/>
    </w:pPr>
  </w:style>
  <w:style w:type="character" w:styleId="IntenseEmphasis">
    <w:name w:val="Intense Emphasis"/>
    <w:basedOn w:val="DefaultParagraphFont"/>
    <w:uiPriority w:val="21"/>
    <w:qFormat/>
    <w:rsid w:val="0046020C"/>
    <w:rPr>
      <w:i/>
      <w:iCs/>
      <w:color w:val="0F4761" w:themeColor="accent1" w:themeShade="BF"/>
    </w:rPr>
  </w:style>
  <w:style w:type="paragraph" w:styleId="IntenseQuote">
    <w:name w:val="Intense Quote"/>
    <w:basedOn w:val="Normal"/>
    <w:next w:val="Normal"/>
    <w:link w:val="IntenseQuoteChar"/>
    <w:uiPriority w:val="30"/>
    <w:qFormat/>
    <w:rsid w:val="004602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020C"/>
    <w:rPr>
      <w:i/>
      <w:iCs/>
      <w:color w:val="0F4761" w:themeColor="accent1" w:themeShade="BF"/>
    </w:rPr>
  </w:style>
  <w:style w:type="character" w:styleId="IntenseReference">
    <w:name w:val="Intense Reference"/>
    <w:basedOn w:val="DefaultParagraphFont"/>
    <w:uiPriority w:val="32"/>
    <w:qFormat/>
    <w:rsid w:val="0046020C"/>
    <w:rPr>
      <w:b/>
      <w:bCs/>
      <w:smallCaps/>
      <w:color w:val="0F4761" w:themeColor="accent1" w:themeShade="BF"/>
      <w:spacing w:val="5"/>
    </w:rPr>
  </w:style>
  <w:style w:type="paragraph" w:styleId="NormalWeb">
    <w:name w:val="Normal (Web)"/>
    <w:basedOn w:val="Normal"/>
    <w:uiPriority w:val="99"/>
    <w:semiHidden/>
    <w:unhideWhenUsed/>
    <w:rsid w:val="0046020C"/>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styleId="Strong">
    <w:name w:val="Strong"/>
    <w:basedOn w:val="DefaultParagraphFont"/>
    <w:uiPriority w:val="22"/>
    <w:qFormat/>
    <w:rsid w:val="0046020C"/>
    <w:rPr>
      <w:b/>
      <w:bCs/>
    </w:rPr>
  </w:style>
  <w:style w:type="paragraph" w:customStyle="1" w:styleId="paragraph">
    <w:name w:val="paragraph"/>
    <w:basedOn w:val="Normal"/>
    <w:rsid w:val="00CB64D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eop">
    <w:name w:val="eop"/>
    <w:basedOn w:val="DefaultParagraphFont"/>
    <w:rsid w:val="00CB64D2"/>
  </w:style>
  <w:style w:type="character" w:customStyle="1" w:styleId="normaltextrun">
    <w:name w:val="normaltextrun"/>
    <w:basedOn w:val="DefaultParagraphFont"/>
    <w:rsid w:val="00CB64D2"/>
  </w:style>
  <w:style w:type="character" w:styleId="Hyperlink">
    <w:name w:val="Hyperlink"/>
    <w:basedOn w:val="DefaultParagraphFont"/>
    <w:uiPriority w:val="99"/>
    <w:unhideWhenUsed/>
    <w:rsid w:val="00797B73"/>
    <w:rPr>
      <w:color w:val="467886" w:themeColor="hyperlink"/>
      <w:u w:val="single"/>
    </w:rPr>
  </w:style>
  <w:style w:type="character" w:styleId="UnresolvedMention">
    <w:name w:val="Unresolved Mention"/>
    <w:basedOn w:val="DefaultParagraphFont"/>
    <w:uiPriority w:val="99"/>
    <w:semiHidden/>
    <w:unhideWhenUsed/>
    <w:rsid w:val="00797B73"/>
    <w:rPr>
      <w:color w:val="605E5C"/>
      <w:shd w:val="clear" w:color="auto" w:fill="E1DFDD"/>
    </w:rPr>
  </w:style>
  <w:style w:type="table" w:styleId="TableGrid">
    <w:name w:val="Table Grid"/>
    <w:basedOn w:val="TableNormal"/>
    <w:uiPriority w:val="39"/>
    <w:rsid w:val="003A6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1D1535"/>
    <w:pPr>
      <w:tabs>
        <w:tab w:val="decimal" w:pos="360"/>
      </w:tabs>
      <w:spacing w:after="200" w:line="276" w:lineRule="auto"/>
    </w:pPr>
    <w:rPr>
      <w:rFonts w:eastAsiaTheme="minorEastAsia" w:cs="Times New Roman"/>
      <w:kern w:val="0"/>
      <w:lang w:val="en-US"/>
      <w14:ligatures w14:val="none"/>
    </w:rPr>
  </w:style>
  <w:style w:type="paragraph" w:styleId="FootnoteText">
    <w:name w:val="footnote text"/>
    <w:basedOn w:val="Normal"/>
    <w:link w:val="FootnoteTextChar"/>
    <w:uiPriority w:val="99"/>
    <w:unhideWhenUsed/>
    <w:rsid w:val="001D1535"/>
    <w:pPr>
      <w:spacing w:after="0" w:line="240" w:lineRule="auto"/>
    </w:pPr>
    <w:rPr>
      <w:rFonts w:eastAsiaTheme="minorEastAsia" w:cs="Times New Roman"/>
      <w:kern w:val="0"/>
      <w:sz w:val="20"/>
      <w:szCs w:val="20"/>
      <w:lang w:val="en-US"/>
      <w14:ligatures w14:val="none"/>
    </w:rPr>
  </w:style>
  <w:style w:type="character" w:customStyle="1" w:styleId="FootnoteTextChar">
    <w:name w:val="Footnote Text Char"/>
    <w:basedOn w:val="DefaultParagraphFont"/>
    <w:link w:val="FootnoteText"/>
    <w:uiPriority w:val="99"/>
    <w:rsid w:val="001D1535"/>
    <w:rPr>
      <w:rFonts w:eastAsiaTheme="minorEastAsia" w:cs="Times New Roman"/>
      <w:kern w:val="0"/>
      <w:sz w:val="20"/>
      <w:szCs w:val="20"/>
      <w:lang w:val="en-US"/>
      <w14:ligatures w14:val="none"/>
    </w:rPr>
  </w:style>
  <w:style w:type="character" w:styleId="SubtleEmphasis">
    <w:name w:val="Subtle Emphasis"/>
    <w:basedOn w:val="DefaultParagraphFont"/>
    <w:uiPriority w:val="19"/>
    <w:qFormat/>
    <w:rsid w:val="001D1535"/>
    <w:rPr>
      <w:i/>
      <w:iCs/>
    </w:rPr>
  </w:style>
  <w:style w:type="table" w:styleId="MediumShading2-Accent5">
    <w:name w:val="Medium Shading 2 Accent 5"/>
    <w:basedOn w:val="TableNormal"/>
    <w:uiPriority w:val="64"/>
    <w:rsid w:val="001D1535"/>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PlainTable1">
    <w:name w:val="Plain Table 1"/>
    <w:basedOn w:val="TableNormal"/>
    <w:uiPriority w:val="41"/>
    <w:rsid w:val="001D153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4">
    <w:name w:val="Grid Table 4 Accent 4"/>
    <w:basedOn w:val="TableNormal"/>
    <w:uiPriority w:val="49"/>
    <w:rsid w:val="001D1535"/>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customStyle="1" w:styleId="katex-mathml">
    <w:name w:val="katex-mathml"/>
    <w:basedOn w:val="DefaultParagraphFont"/>
    <w:rsid w:val="003946DF"/>
  </w:style>
  <w:style w:type="character" w:customStyle="1" w:styleId="mord">
    <w:name w:val="mord"/>
    <w:basedOn w:val="DefaultParagraphFont"/>
    <w:rsid w:val="003946DF"/>
  </w:style>
  <w:style w:type="character" w:customStyle="1" w:styleId="vlist-s">
    <w:name w:val="vlist-s"/>
    <w:basedOn w:val="DefaultParagraphFont"/>
    <w:rsid w:val="003946DF"/>
  </w:style>
  <w:style w:type="character" w:customStyle="1" w:styleId="mopen">
    <w:name w:val="mopen"/>
    <w:basedOn w:val="DefaultParagraphFont"/>
    <w:rsid w:val="003946DF"/>
  </w:style>
  <w:style w:type="character" w:customStyle="1" w:styleId="mpunct">
    <w:name w:val="mpunct"/>
    <w:basedOn w:val="DefaultParagraphFont"/>
    <w:rsid w:val="003946DF"/>
  </w:style>
  <w:style w:type="character" w:customStyle="1" w:styleId="mclose">
    <w:name w:val="mclose"/>
    <w:basedOn w:val="DefaultParagraphFont"/>
    <w:rsid w:val="003946DF"/>
  </w:style>
  <w:style w:type="character" w:customStyle="1" w:styleId="mrel">
    <w:name w:val="mrel"/>
    <w:basedOn w:val="DefaultParagraphFont"/>
    <w:rsid w:val="003946DF"/>
  </w:style>
  <w:style w:type="character" w:styleId="Emphasis">
    <w:name w:val="Emphasis"/>
    <w:basedOn w:val="DefaultParagraphFont"/>
    <w:uiPriority w:val="20"/>
    <w:qFormat/>
    <w:rsid w:val="00DF6E6D"/>
    <w:rPr>
      <w:i/>
      <w:iCs/>
    </w:rPr>
  </w:style>
  <w:style w:type="table" w:styleId="GridTable3-Accent1">
    <w:name w:val="Grid Table 3 Accent 1"/>
    <w:basedOn w:val="TableNormal"/>
    <w:uiPriority w:val="48"/>
    <w:rsid w:val="00684E0B"/>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3-Accent2">
    <w:name w:val="Grid Table 3 Accent 2"/>
    <w:basedOn w:val="TableNormal"/>
    <w:uiPriority w:val="48"/>
    <w:rsid w:val="00684E0B"/>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ListTable3-Accent5">
    <w:name w:val="List Table 3 Accent 5"/>
    <w:basedOn w:val="TableNormal"/>
    <w:uiPriority w:val="48"/>
    <w:rsid w:val="00684E0B"/>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tblBorders>
    </w:tblPr>
    <w:tblStylePr w:type="firstRow">
      <w:rPr>
        <w:b/>
        <w:bCs/>
        <w:color w:val="FFFFFF" w:themeColor="background1"/>
      </w:rPr>
      <w:tblPr/>
      <w:tcPr>
        <w:shd w:val="clear" w:color="auto" w:fill="A02B93" w:themeFill="accent5"/>
      </w:tcPr>
    </w:tblStylePr>
    <w:tblStylePr w:type="lastRow">
      <w:rPr>
        <w:b/>
        <w:bCs/>
      </w:rPr>
      <w:tblPr/>
      <w:tcPr>
        <w:tcBorders>
          <w:top w:val="double" w:sz="4" w:space="0" w:color="A02B9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2B93" w:themeColor="accent5"/>
          <w:right w:val="single" w:sz="4" w:space="0" w:color="A02B93" w:themeColor="accent5"/>
        </w:tcBorders>
      </w:tcPr>
    </w:tblStylePr>
    <w:tblStylePr w:type="band1Horz">
      <w:tblPr/>
      <w:tcPr>
        <w:tcBorders>
          <w:top w:val="single" w:sz="4" w:space="0" w:color="A02B93" w:themeColor="accent5"/>
          <w:bottom w:val="single" w:sz="4" w:space="0" w:color="A02B9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2B93" w:themeColor="accent5"/>
          <w:left w:val="nil"/>
        </w:tcBorders>
      </w:tcPr>
    </w:tblStylePr>
    <w:tblStylePr w:type="swCell">
      <w:tblPr/>
      <w:tcPr>
        <w:tcBorders>
          <w:top w:val="double" w:sz="4" w:space="0" w:color="A02B93" w:themeColor="accent5"/>
          <w:right w:val="nil"/>
        </w:tcBorders>
      </w:tcPr>
    </w:tblStylePr>
  </w:style>
  <w:style w:type="paragraph" w:styleId="Revision">
    <w:name w:val="Revision"/>
    <w:hidden/>
    <w:uiPriority w:val="99"/>
    <w:semiHidden/>
    <w:rsid w:val="00C62192"/>
    <w:pPr>
      <w:spacing w:after="0" w:line="240" w:lineRule="auto"/>
    </w:pPr>
    <w:rPr>
      <w:lang w:val="en-IE"/>
    </w:rPr>
  </w:style>
  <w:style w:type="character" w:styleId="CommentReference">
    <w:name w:val="annotation reference"/>
    <w:basedOn w:val="DefaultParagraphFont"/>
    <w:uiPriority w:val="99"/>
    <w:semiHidden/>
    <w:unhideWhenUsed/>
    <w:rsid w:val="00C62192"/>
    <w:rPr>
      <w:sz w:val="16"/>
      <w:szCs w:val="16"/>
    </w:rPr>
  </w:style>
  <w:style w:type="paragraph" w:styleId="CommentText">
    <w:name w:val="annotation text"/>
    <w:basedOn w:val="Normal"/>
    <w:link w:val="CommentTextChar"/>
    <w:uiPriority w:val="99"/>
    <w:semiHidden/>
    <w:unhideWhenUsed/>
    <w:rsid w:val="00C62192"/>
    <w:pPr>
      <w:spacing w:line="240" w:lineRule="auto"/>
    </w:pPr>
    <w:rPr>
      <w:sz w:val="20"/>
      <w:szCs w:val="20"/>
    </w:rPr>
  </w:style>
  <w:style w:type="character" w:customStyle="1" w:styleId="CommentTextChar">
    <w:name w:val="Comment Text Char"/>
    <w:basedOn w:val="DefaultParagraphFont"/>
    <w:link w:val="CommentText"/>
    <w:uiPriority w:val="99"/>
    <w:semiHidden/>
    <w:rsid w:val="00C62192"/>
    <w:rPr>
      <w:sz w:val="20"/>
      <w:szCs w:val="20"/>
      <w:lang w:val="en-IE"/>
    </w:rPr>
  </w:style>
  <w:style w:type="paragraph" w:styleId="CommentSubject">
    <w:name w:val="annotation subject"/>
    <w:basedOn w:val="CommentText"/>
    <w:next w:val="CommentText"/>
    <w:link w:val="CommentSubjectChar"/>
    <w:uiPriority w:val="99"/>
    <w:semiHidden/>
    <w:unhideWhenUsed/>
    <w:rsid w:val="00C62192"/>
    <w:rPr>
      <w:b/>
      <w:bCs/>
    </w:rPr>
  </w:style>
  <w:style w:type="character" w:customStyle="1" w:styleId="CommentSubjectChar">
    <w:name w:val="Comment Subject Char"/>
    <w:basedOn w:val="CommentTextChar"/>
    <w:link w:val="CommentSubject"/>
    <w:uiPriority w:val="99"/>
    <w:semiHidden/>
    <w:rsid w:val="00C62192"/>
    <w:rPr>
      <w:b/>
      <w:bCs/>
      <w:sz w:val="20"/>
      <w:szCs w:val="20"/>
      <w:lang w:val="en-IE"/>
    </w:rPr>
  </w:style>
  <w:style w:type="paragraph" w:styleId="HTMLPreformatted">
    <w:name w:val="HTML Preformatted"/>
    <w:basedOn w:val="Normal"/>
    <w:link w:val="HTMLPreformattedChar"/>
    <w:uiPriority w:val="99"/>
    <w:semiHidden/>
    <w:unhideWhenUsed/>
    <w:rsid w:val="009E34C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E34C0"/>
    <w:rPr>
      <w:rFonts w:ascii="Consolas" w:hAnsi="Consolas"/>
      <w:sz w:val="20"/>
      <w:szCs w:val="20"/>
      <w:lang w:val="en-IE"/>
    </w:rPr>
  </w:style>
  <w:style w:type="character" w:styleId="FollowedHyperlink">
    <w:name w:val="FollowedHyperlink"/>
    <w:basedOn w:val="DefaultParagraphFont"/>
    <w:uiPriority w:val="99"/>
    <w:semiHidden/>
    <w:unhideWhenUsed/>
    <w:rsid w:val="00FF1E6B"/>
    <w:rPr>
      <w:color w:val="96607D" w:themeColor="followedHyperlink"/>
      <w:u w:val="single"/>
    </w:rPr>
  </w:style>
  <w:style w:type="paragraph" w:styleId="TOCHeading">
    <w:name w:val="TOC Heading"/>
    <w:basedOn w:val="Heading1"/>
    <w:next w:val="Normal"/>
    <w:uiPriority w:val="39"/>
    <w:unhideWhenUsed/>
    <w:qFormat/>
    <w:rsid w:val="00D85136"/>
    <w:pPr>
      <w:spacing w:before="240" w:after="0"/>
      <w:outlineLvl w:val="9"/>
    </w:pPr>
    <w:rPr>
      <w:kern w:val="0"/>
      <w:sz w:val="32"/>
      <w:szCs w:val="32"/>
      <w:lang w:val="en-US"/>
      <w14:ligatures w14:val="none"/>
    </w:rPr>
  </w:style>
  <w:style w:type="paragraph" w:styleId="TOC3">
    <w:name w:val="toc 3"/>
    <w:basedOn w:val="Normal"/>
    <w:next w:val="Normal"/>
    <w:autoRedefine/>
    <w:uiPriority w:val="39"/>
    <w:unhideWhenUsed/>
    <w:rsid w:val="00D85136"/>
    <w:pPr>
      <w:spacing w:after="100"/>
      <w:ind w:left="440"/>
    </w:pPr>
  </w:style>
  <w:style w:type="paragraph" w:styleId="TOC1">
    <w:name w:val="toc 1"/>
    <w:basedOn w:val="Normal"/>
    <w:next w:val="Normal"/>
    <w:autoRedefine/>
    <w:uiPriority w:val="39"/>
    <w:unhideWhenUsed/>
    <w:rsid w:val="00D85136"/>
    <w:pPr>
      <w:spacing w:after="100"/>
    </w:pPr>
  </w:style>
  <w:style w:type="paragraph" w:styleId="TOC2">
    <w:name w:val="toc 2"/>
    <w:basedOn w:val="Normal"/>
    <w:next w:val="Normal"/>
    <w:autoRedefine/>
    <w:uiPriority w:val="39"/>
    <w:unhideWhenUsed/>
    <w:rsid w:val="00D85136"/>
    <w:pPr>
      <w:spacing w:after="100"/>
      <w:ind w:left="220"/>
    </w:pPr>
  </w:style>
  <w:style w:type="paragraph" w:styleId="Header">
    <w:name w:val="header"/>
    <w:basedOn w:val="Normal"/>
    <w:link w:val="HeaderChar"/>
    <w:uiPriority w:val="99"/>
    <w:unhideWhenUsed/>
    <w:rsid w:val="00296C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6CDE"/>
    <w:rPr>
      <w:lang w:val="en-IE"/>
    </w:rPr>
  </w:style>
  <w:style w:type="paragraph" w:styleId="Footer">
    <w:name w:val="footer"/>
    <w:basedOn w:val="Normal"/>
    <w:link w:val="FooterChar"/>
    <w:uiPriority w:val="99"/>
    <w:unhideWhenUsed/>
    <w:rsid w:val="00296C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6CDE"/>
    <w:rPr>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7559">
      <w:bodyDiv w:val="1"/>
      <w:marLeft w:val="0"/>
      <w:marRight w:val="0"/>
      <w:marTop w:val="0"/>
      <w:marBottom w:val="0"/>
      <w:divBdr>
        <w:top w:val="none" w:sz="0" w:space="0" w:color="auto"/>
        <w:left w:val="none" w:sz="0" w:space="0" w:color="auto"/>
        <w:bottom w:val="none" w:sz="0" w:space="0" w:color="auto"/>
        <w:right w:val="none" w:sz="0" w:space="0" w:color="auto"/>
      </w:divBdr>
    </w:div>
    <w:div w:id="36516078">
      <w:bodyDiv w:val="1"/>
      <w:marLeft w:val="0"/>
      <w:marRight w:val="0"/>
      <w:marTop w:val="0"/>
      <w:marBottom w:val="0"/>
      <w:divBdr>
        <w:top w:val="none" w:sz="0" w:space="0" w:color="auto"/>
        <w:left w:val="none" w:sz="0" w:space="0" w:color="auto"/>
        <w:bottom w:val="none" w:sz="0" w:space="0" w:color="auto"/>
        <w:right w:val="none" w:sz="0" w:space="0" w:color="auto"/>
      </w:divBdr>
      <w:divsChild>
        <w:div w:id="194542366">
          <w:marLeft w:val="0"/>
          <w:marRight w:val="0"/>
          <w:marTop w:val="0"/>
          <w:marBottom w:val="0"/>
          <w:divBdr>
            <w:top w:val="none" w:sz="0" w:space="0" w:color="auto"/>
            <w:left w:val="none" w:sz="0" w:space="0" w:color="auto"/>
            <w:bottom w:val="none" w:sz="0" w:space="0" w:color="auto"/>
            <w:right w:val="none" w:sz="0" w:space="0" w:color="auto"/>
          </w:divBdr>
        </w:div>
        <w:div w:id="250698400">
          <w:marLeft w:val="0"/>
          <w:marRight w:val="0"/>
          <w:marTop w:val="0"/>
          <w:marBottom w:val="0"/>
          <w:divBdr>
            <w:top w:val="none" w:sz="0" w:space="0" w:color="auto"/>
            <w:left w:val="none" w:sz="0" w:space="0" w:color="auto"/>
            <w:bottom w:val="none" w:sz="0" w:space="0" w:color="auto"/>
            <w:right w:val="none" w:sz="0" w:space="0" w:color="auto"/>
          </w:divBdr>
        </w:div>
        <w:div w:id="775370896">
          <w:marLeft w:val="0"/>
          <w:marRight w:val="0"/>
          <w:marTop w:val="0"/>
          <w:marBottom w:val="0"/>
          <w:divBdr>
            <w:top w:val="none" w:sz="0" w:space="0" w:color="auto"/>
            <w:left w:val="none" w:sz="0" w:space="0" w:color="auto"/>
            <w:bottom w:val="none" w:sz="0" w:space="0" w:color="auto"/>
            <w:right w:val="none" w:sz="0" w:space="0" w:color="auto"/>
          </w:divBdr>
        </w:div>
        <w:div w:id="1169979340">
          <w:marLeft w:val="0"/>
          <w:marRight w:val="0"/>
          <w:marTop w:val="0"/>
          <w:marBottom w:val="0"/>
          <w:divBdr>
            <w:top w:val="none" w:sz="0" w:space="0" w:color="auto"/>
            <w:left w:val="none" w:sz="0" w:space="0" w:color="auto"/>
            <w:bottom w:val="none" w:sz="0" w:space="0" w:color="auto"/>
            <w:right w:val="none" w:sz="0" w:space="0" w:color="auto"/>
          </w:divBdr>
        </w:div>
        <w:div w:id="1288972039">
          <w:marLeft w:val="0"/>
          <w:marRight w:val="0"/>
          <w:marTop w:val="0"/>
          <w:marBottom w:val="0"/>
          <w:divBdr>
            <w:top w:val="none" w:sz="0" w:space="0" w:color="auto"/>
            <w:left w:val="none" w:sz="0" w:space="0" w:color="auto"/>
            <w:bottom w:val="none" w:sz="0" w:space="0" w:color="auto"/>
            <w:right w:val="none" w:sz="0" w:space="0" w:color="auto"/>
          </w:divBdr>
        </w:div>
        <w:div w:id="1641884145">
          <w:marLeft w:val="0"/>
          <w:marRight w:val="0"/>
          <w:marTop w:val="0"/>
          <w:marBottom w:val="0"/>
          <w:divBdr>
            <w:top w:val="none" w:sz="0" w:space="0" w:color="auto"/>
            <w:left w:val="none" w:sz="0" w:space="0" w:color="auto"/>
            <w:bottom w:val="none" w:sz="0" w:space="0" w:color="auto"/>
            <w:right w:val="none" w:sz="0" w:space="0" w:color="auto"/>
          </w:divBdr>
        </w:div>
        <w:div w:id="1731152225">
          <w:marLeft w:val="0"/>
          <w:marRight w:val="0"/>
          <w:marTop w:val="0"/>
          <w:marBottom w:val="0"/>
          <w:divBdr>
            <w:top w:val="none" w:sz="0" w:space="0" w:color="auto"/>
            <w:left w:val="none" w:sz="0" w:space="0" w:color="auto"/>
            <w:bottom w:val="none" w:sz="0" w:space="0" w:color="auto"/>
            <w:right w:val="none" w:sz="0" w:space="0" w:color="auto"/>
          </w:divBdr>
        </w:div>
        <w:div w:id="2038843724">
          <w:marLeft w:val="0"/>
          <w:marRight w:val="0"/>
          <w:marTop w:val="0"/>
          <w:marBottom w:val="0"/>
          <w:divBdr>
            <w:top w:val="none" w:sz="0" w:space="0" w:color="auto"/>
            <w:left w:val="none" w:sz="0" w:space="0" w:color="auto"/>
            <w:bottom w:val="none" w:sz="0" w:space="0" w:color="auto"/>
            <w:right w:val="none" w:sz="0" w:space="0" w:color="auto"/>
          </w:divBdr>
        </w:div>
      </w:divsChild>
    </w:div>
    <w:div w:id="60249937">
      <w:bodyDiv w:val="1"/>
      <w:marLeft w:val="0"/>
      <w:marRight w:val="0"/>
      <w:marTop w:val="0"/>
      <w:marBottom w:val="0"/>
      <w:divBdr>
        <w:top w:val="none" w:sz="0" w:space="0" w:color="auto"/>
        <w:left w:val="none" w:sz="0" w:space="0" w:color="auto"/>
        <w:bottom w:val="none" w:sz="0" w:space="0" w:color="auto"/>
        <w:right w:val="none" w:sz="0" w:space="0" w:color="auto"/>
      </w:divBdr>
    </w:div>
    <w:div w:id="98330237">
      <w:bodyDiv w:val="1"/>
      <w:marLeft w:val="0"/>
      <w:marRight w:val="0"/>
      <w:marTop w:val="0"/>
      <w:marBottom w:val="0"/>
      <w:divBdr>
        <w:top w:val="none" w:sz="0" w:space="0" w:color="auto"/>
        <w:left w:val="none" w:sz="0" w:space="0" w:color="auto"/>
        <w:bottom w:val="none" w:sz="0" w:space="0" w:color="auto"/>
        <w:right w:val="none" w:sz="0" w:space="0" w:color="auto"/>
      </w:divBdr>
    </w:div>
    <w:div w:id="114717742">
      <w:bodyDiv w:val="1"/>
      <w:marLeft w:val="0"/>
      <w:marRight w:val="0"/>
      <w:marTop w:val="0"/>
      <w:marBottom w:val="0"/>
      <w:divBdr>
        <w:top w:val="none" w:sz="0" w:space="0" w:color="auto"/>
        <w:left w:val="none" w:sz="0" w:space="0" w:color="auto"/>
        <w:bottom w:val="none" w:sz="0" w:space="0" w:color="auto"/>
        <w:right w:val="none" w:sz="0" w:space="0" w:color="auto"/>
      </w:divBdr>
    </w:div>
    <w:div w:id="163017494">
      <w:bodyDiv w:val="1"/>
      <w:marLeft w:val="0"/>
      <w:marRight w:val="0"/>
      <w:marTop w:val="0"/>
      <w:marBottom w:val="0"/>
      <w:divBdr>
        <w:top w:val="none" w:sz="0" w:space="0" w:color="auto"/>
        <w:left w:val="none" w:sz="0" w:space="0" w:color="auto"/>
        <w:bottom w:val="none" w:sz="0" w:space="0" w:color="auto"/>
        <w:right w:val="none" w:sz="0" w:space="0" w:color="auto"/>
      </w:divBdr>
    </w:div>
    <w:div w:id="173540990">
      <w:bodyDiv w:val="1"/>
      <w:marLeft w:val="0"/>
      <w:marRight w:val="0"/>
      <w:marTop w:val="0"/>
      <w:marBottom w:val="0"/>
      <w:divBdr>
        <w:top w:val="none" w:sz="0" w:space="0" w:color="auto"/>
        <w:left w:val="none" w:sz="0" w:space="0" w:color="auto"/>
        <w:bottom w:val="none" w:sz="0" w:space="0" w:color="auto"/>
        <w:right w:val="none" w:sz="0" w:space="0" w:color="auto"/>
      </w:divBdr>
    </w:div>
    <w:div w:id="230972673">
      <w:bodyDiv w:val="1"/>
      <w:marLeft w:val="0"/>
      <w:marRight w:val="0"/>
      <w:marTop w:val="0"/>
      <w:marBottom w:val="0"/>
      <w:divBdr>
        <w:top w:val="none" w:sz="0" w:space="0" w:color="auto"/>
        <w:left w:val="none" w:sz="0" w:space="0" w:color="auto"/>
        <w:bottom w:val="none" w:sz="0" w:space="0" w:color="auto"/>
        <w:right w:val="none" w:sz="0" w:space="0" w:color="auto"/>
      </w:divBdr>
    </w:div>
    <w:div w:id="258953127">
      <w:bodyDiv w:val="1"/>
      <w:marLeft w:val="0"/>
      <w:marRight w:val="0"/>
      <w:marTop w:val="0"/>
      <w:marBottom w:val="0"/>
      <w:divBdr>
        <w:top w:val="none" w:sz="0" w:space="0" w:color="auto"/>
        <w:left w:val="none" w:sz="0" w:space="0" w:color="auto"/>
        <w:bottom w:val="none" w:sz="0" w:space="0" w:color="auto"/>
        <w:right w:val="none" w:sz="0" w:space="0" w:color="auto"/>
      </w:divBdr>
    </w:div>
    <w:div w:id="267739628">
      <w:bodyDiv w:val="1"/>
      <w:marLeft w:val="0"/>
      <w:marRight w:val="0"/>
      <w:marTop w:val="0"/>
      <w:marBottom w:val="0"/>
      <w:divBdr>
        <w:top w:val="none" w:sz="0" w:space="0" w:color="auto"/>
        <w:left w:val="none" w:sz="0" w:space="0" w:color="auto"/>
        <w:bottom w:val="none" w:sz="0" w:space="0" w:color="auto"/>
        <w:right w:val="none" w:sz="0" w:space="0" w:color="auto"/>
      </w:divBdr>
    </w:div>
    <w:div w:id="277876262">
      <w:bodyDiv w:val="1"/>
      <w:marLeft w:val="0"/>
      <w:marRight w:val="0"/>
      <w:marTop w:val="0"/>
      <w:marBottom w:val="0"/>
      <w:divBdr>
        <w:top w:val="none" w:sz="0" w:space="0" w:color="auto"/>
        <w:left w:val="none" w:sz="0" w:space="0" w:color="auto"/>
        <w:bottom w:val="none" w:sz="0" w:space="0" w:color="auto"/>
        <w:right w:val="none" w:sz="0" w:space="0" w:color="auto"/>
      </w:divBdr>
    </w:div>
    <w:div w:id="451628637">
      <w:bodyDiv w:val="1"/>
      <w:marLeft w:val="0"/>
      <w:marRight w:val="0"/>
      <w:marTop w:val="0"/>
      <w:marBottom w:val="0"/>
      <w:divBdr>
        <w:top w:val="none" w:sz="0" w:space="0" w:color="auto"/>
        <w:left w:val="none" w:sz="0" w:space="0" w:color="auto"/>
        <w:bottom w:val="none" w:sz="0" w:space="0" w:color="auto"/>
        <w:right w:val="none" w:sz="0" w:space="0" w:color="auto"/>
      </w:divBdr>
    </w:div>
    <w:div w:id="466625876">
      <w:bodyDiv w:val="1"/>
      <w:marLeft w:val="0"/>
      <w:marRight w:val="0"/>
      <w:marTop w:val="0"/>
      <w:marBottom w:val="0"/>
      <w:divBdr>
        <w:top w:val="none" w:sz="0" w:space="0" w:color="auto"/>
        <w:left w:val="none" w:sz="0" w:space="0" w:color="auto"/>
        <w:bottom w:val="none" w:sz="0" w:space="0" w:color="auto"/>
        <w:right w:val="none" w:sz="0" w:space="0" w:color="auto"/>
      </w:divBdr>
    </w:div>
    <w:div w:id="470635163">
      <w:bodyDiv w:val="1"/>
      <w:marLeft w:val="0"/>
      <w:marRight w:val="0"/>
      <w:marTop w:val="0"/>
      <w:marBottom w:val="0"/>
      <w:divBdr>
        <w:top w:val="none" w:sz="0" w:space="0" w:color="auto"/>
        <w:left w:val="none" w:sz="0" w:space="0" w:color="auto"/>
        <w:bottom w:val="none" w:sz="0" w:space="0" w:color="auto"/>
        <w:right w:val="none" w:sz="0" w:space="0" w:color="auto"/>
      </w:divBdr>
    </w:div>
    <w:div w:id="494146051">
      <w:bodyDiv w:val="1"/>
      <w:marLeft w:val="0"/>
      <w:marRight w:val="0"/>
      <w:marTop w:val="0"/>
      <w:marBottom w:val="0"/>
      <w:divBdr>
        <w:top w:val="none" w:sz="0" w:space="0" w:color="auto"/>
        <w:left w:val="none" w:sz="0" w:space="0" w:color="auto"/>
        <w:bottom w:val="none" w:sz="0" w:space="0" w:color="auto"/>
        <w:right w:val="none" w:sz="0" w:space="0" w:color="auto"/>
      </w:divBdr>
    </w:div>
    <w:div w:id="520313934">
      <w:bodyDiv w:val="1"/>
      <w:marLeft w:val="0"/>
      <w:marRight w:val="0"/>
      <w:marTop w:val="0"/>
      <w:marBottom w:val="0"/>
      <w:divBdr>
        <w:top w:val="none" w:sz="0" w:space="0" w:color="auto"/>
        <w:left w:val="none" w:sz="0" w:space="0" w:color="auto"/>
        <w:bottom w:val="none" w:sz="0" w:space="0" w:color="auto"/>
        <w:right w:val="none" w:sz="0" w:space="0" w:color="auto"/>
      </w:divBdr>
    </w:div>
    <w:div w:id="535507670">
      <w:bodyDiv w:val="1"/>
      <w:marLeft w:val="0"/>
      <w:marRight w:val="0"/>
      <w:marTop w:val="0"/>
      <w:marBottom w:val="0"/>
      <w:divBdr>
        <w:top w:val="none" w:sz="0" w:space="0" w:color="auto"/>
        <w:left w:val="none" w:sz="0" w:space="0" w:color="auto"/>
        <w:bottom w:val="none" w:sz="0" w:space="0" w:color="auto"/>
        <w:right w:val="none" w:sz="0" w:space="0" w:color="auto"/>
      </w:divBdr>
    </w:div>
    <w:div w:id="625232434">
      <w:bodyDiv w:val="1"/>
      <w:marLeft w:val="0"/>
      <w:marRight w:val="0"/>
      <w:marTop w:val="0"/>
      <w:marBottom w:val="0"/>
      <w:divBdr>
        <w:top w:val="none" w:sz="0" w:space="0" w:color="auto"/>
        <w:left w:val="none" w:sz="0" w:space="0" w:color="auto"/>
        <w:bottom w:val="none" w:sz="0" w:space="0" w:color="auto"/>
        <w:right w:val="none" w:sz="0" w:space="0" w:color="auto"/>
      </w:divBdr>
    </w:div>
    <w:div w:id="656500468">
      <w:bodyDiv w:val="1"/>
      <w:marLeft w:val="0"/>
      <w:marRight w:val="0"/>
      <w:marTop w:val="0"/>
      <w:marBottom w:val="0"/>
      <w:divBdr>
        <w:top w:val="none" w:sz="0" w:space="0" w:color="auto"/>
        <w:left w:val="none" w:sz="0" w:space="0" w:color="auto"/>
        <w:bottom w:val="none" w:sz="0" w:space="0" w:color="auto"/>
        <w:right w:val="none" w:sz="0" w:space="0" w:color="auto"/>
      </w:divBdr>
    </w:div>
    <w:div w:id="721516538">
      <w:bodyDiv w:val="1"/>
      <w:marLeft w:val="0"/>
      <w:marRight w:val="0"/>
      <w:marTop w:val="0"/>
      <w:marBottom w:val="0"/>
      <w:divBdr>
        <w:top w:val="none" w:sz="0" w:space="0" w:color="auto"/>
        <w:left w:val="none" w:sz="0" w:space="0" w:color="auto"/>
        <w:bottom w:val="none" w:sz="0" w:space="0" w:color="auto"/>
        <w:right w:val="none" w:sz="0" w:space="0" w:color="auto"/>
      </w:divBdr>
    </w:div>
    <w:div w:id="811796653">
      <w:bodyDiv w:val="1"/>
      <w:marLeft w:val="0"/>
      <w:marRight w:val="0"/>
      <w:marTop w:val="0"/>
      <w:marBottom w:val="0"/>
      <w:divBdr>
        <w:top w:val="none" w:sz="0" w:space="0" w:color="auto"/>
        <w:left w:val="none" w:sz="0" w:space="0" w:color="auto"/>
        <w:bottom w:val="none" w:sz="0" w:space="0" w:color="auto"/>
        <w:right w:val="none" w:sz="0" w:space="0" w:color="auto"/>
      </w:divBdr>
    </w:div>
    <w:div w:id="835724564">
      <w:bodyDiv w:val="1"/>
      <w:marLeft w:val="0"/>
      <w:marRight w:val="0"/>
      <w:marTop w:val="0"/>
      <w:marBottom w:val="0"/>
      <w:divBdr>
        <w:top w:val="none" w:sz="0" w:space="0" w:color="auto"/>
        <w:left w:val="none" w:sz="0" w:space="0" w:color="auto"/>
        <w:bottom w:val="none" w:sz="0" w:space="0" w:color="auto"/>
        <w:right w:val="none" w:sz="0" w:space="0" w:color="auto"/>
      </w:divBdr>
    </w:div>
    <w:div w:id="883296387">
      <w:bodyDiv w:val="1"/>
      <w:marLeft w:val="0"/>
      <w:marRight w:val="0"/>
      <w:marTop w:val="0"/>
      <w:marBottom w:val="0"/>
      <w:divBdr>
        <w:top w:val="none" w:sz="0" w:space="0" w:color="auto"/>
        <w:left w:val="none" w:sz="0" w:space="0" w:color="auto"/>
        <w:bottom w:val="none" w:sz="0" w:space="0" w:color="auto"/>
        <w:right w:val="none" w:sz="0" w:space="0" w:color="auto"/>
      </w:divBdr>
    </w:div>
    <w:div w:id="1027874686">
      <w:bodyDiv w:val="1"/>
      <w:marLeft w:val="0"/>
      <w:marRight w:val="0"/>
      <w:marTop w:val="0"/>
      <w:marBottom w:val="0"/>
      <w:divBdr>
        <w:top w:val="none" w:sz="0" w:space="0" w:color="auto"/>
        <w:left w:val="none" w:sz="0" w:space="0" w:color="auto"/>
        <w:bottom w:val="none" w:sz="0" w:space="0" w:color="auto"/>
        <w:right w:val="none" w:sz="0" w:space="0" w:color="auto"/>
      </w:divBdr>
    </w:div>
    <w:div w:id="1058360934">
      <w:bodyDiv w:val="1"/>
      <w:marLeft w:val="0"/>
      <w:marRight w:val="0"/>
      <w:marTop w:val="0"/>
      <w:marBottom w:val="0"/>
      <w:divBdr>
        <w:top w:val="none" w:sz="0" w:space="0" w:color="auto"/>
        <w:left w:val="none" w:sz="0" w:space="0" w:color="auto"/>
        <w:bottom w:val="none" w:sz="0" w:space="0" w:color="auto"/>
        <w:right w:val="none" w:sz="0" w:space="0" w:color="auto"/>
      </w:divBdr>
    </w:div>
    <w:div w:id="1091781743">
      <w:bodyDiv w:val="1"/>
      <w:marLeft w:val="0"/>
      <w:marRight w:val="0"/>
      <w:marTop w:val="0"/>
      <w:marBottom w:val="0"/>
      <w:divBdr>
        <w:top w:val="none" w:sz="0" w:space="0" w:color="auto"/>
        <w:left w:val="none" w:sz="0" w:space="0" w:color="auto"/>
        <w:bottom w:val="none" w:sz="0" w:space="0" w:color="auto"/>
        <w:right w:val="none" w:sz="0" w:space="0" w:color="auto"/>
      </w:divBdr>
    </w:div>
    <w:div w:id="1165584535">
      <w:bodyDiv w:val="1"/>
      <w:marLeft w:val="0"/>
      <w:marRight w:val="0"/>
      <w:marTop w:val="0"/>
      <w:marBottom w:val="0"/>
      <w:divBdr>
        <w:top w:val="none" w:sz="0" w:space="0" w:color="auto"/>
        <w:left w:val="none" w:sz="0" w:space="0" w:color="auto"/>
        <w:bottom w:val="none" w:sz="0" w:space="0" w:color="auto"/>
        <w:right w:val="none" w:sz="0" w:space="0" w:color="auto"/>
      </w:divBdr>
    </w:div>
    <w:div w:id="1177115008">
      <w:bodyDiv w:val="1"/>
      <w:marLeft w:val="0"/>
      <w:marRight w:val="0"/>
      <w:marTop w:val="0"/>
      <w:marBottom w:val="0"/>
      <w:divBdr>
        <w:top w:val="none" w:sz="0" w:space="0" w:color="auto"/>
        <w:left w:val="none" w:sz="0" w:space="0" w:color="auto"/>
        <w:bottom w:val="none" w:sz="0" w:space="0" w:color="auto"/>
        <w:right w:val="none" w:sz="0" w:space="0" w:color="auto"/>
      </w:divBdr>
    </w:div>
    <w:div w:id="1193107058">
      <w:bodyDiv w:val="1"/>
      <w:marLeft w:val="0"/>
      <w:marRight w:val="0"/>
      <w:marTop w:val="0"/>
      <w:marBottom w:val="0"/>
      <w:divBdr>
        <w:top w:val="none" w:sz="0" w:space="0" w:color="auto"/>
        <w:left w:val="none" w:sz="0" w:space="0" w:color="auto"/>
        <w:bottom w:val="none" w:sz="0" w:space="0" w:color="auto"/>
        <w:right w:val="none" w:sz="0" w:space="0" w:color="auto"/>
      </w:divBdr>
    </w:div>
    <w:div w:id="1239053630">
      <w:bodyDiv w:val="1"/>
      <w:marLeft w:val="0"/>
      <w:marRight w:val="0"/>
      <w:marTop w:val="0"/>
      <w:marBottom w:val="0"/>
      <w:divBdr>
        <w:top w:val="none" w:sz="0" w:space="0" w:color="auto"/>
        <w:left w:val="none" w:sz="0" w:space="0" w:color="auto"/>
        <w:bottom w:val="none" w:sz="0" w:space="0" w:color="auto"/>
        <w:right w:val="none" w:sz="0" w:space="0" w:color="auto"/>
      </w:divBdr>
    </w:div>
    <w:div w:id="1336804061">
      <w:bodyDiv w:val="1"/>
      <w:marLeft w:val="0"/>
      <w:marRight w:val="0"/>
      <w:marTop w:val="0"/>
      <w:marBottom w:val="0"/>
      <w:divBdr>
        <w:top w:val="none" w:sz="0" w:space="0" w:color="auto"/>
        <w:left w:val="none" w:sz="0" w:space="0" w:color="auto"/>
        <w:bottom w:val="none" w:sz="0" w:space="0" w:color="auto"/>
        <w:right w:val="none" w:sz="0" w:space="0" w:color="auto"/>
      </w:divBdr>
    </w:div>
    <w:div w:id="1341079925">
      <w:bodyDiv w:val="1"/>
      <w:marLeft w:val="0"/>
      <w:marRight w:val="0"/>
      <w:marTop w:val="0"/>
      <w:marBottom w:val="0"/>
      <w:divBdr>
        <w:top w:val="none" w:sz="0" w:space="0" w:color="auto"/>
        <w:left w:val="none" w:sz="0" w:space="0" w:color="auto"/>
        <w:bottom w:val="none" w:sz="0" w:space="0" w:color="auto"/>
        <w:right w:val="none" w:sz="0" w:space="0" w:color="auto"/>
      </w:divBdr>
      <w:divsChild>
        <w:div w:id="19821566">
          <w:marLeft w:val="0"/>
          <w:marRight w:val="0"/>
          <w:marTop w:val="0"/>
          <w:marBottom w:val="0"/>
          <w:divBdr>
            <w:top w:val="none" w:sz="0" w:space="0" w:color="auto"/>
            <w:left w:val="none" w:sz="0" w:space="0" w:color="auto"/>
            <w:bottom w:val="none" w:sz="0" w:space="0" w:color="auto"/>
            <w:right w:val="none" w:sz="0" w:space="0" w:color="auto"/>
          </w:divBdr>
        </w:div>
        <w:div w:id="51657280">
          <w:marLeft w:val="0"/>
          <w:marRight w:val="0"/>
          <w:marTop w:val="0"/>
          <w:marBottom w:val="0"/>
          <w:divBdr>
            <w:top w:val="none" w:sz="0" w:space="0" w:color="auto"/>
            <w:left w:val="none" w:sz="0" w:space="0" w:color="auto"/>
            <w:bottom w:val="none" w:sz="0" w:space="0" w:color="auto"/>
            <w:right w:val="none" w:sz="0" w:space="0" w:color="auto"/>
          </w:divBdr>
        </w:div>
        <w:div w:id="82147459">
          <w:marLeft w:val="0"/>
          <w:marRight w:val="0"/>
          <w:marTop w:val="0"/>
          <w:marBottom w:val="0"/>
          <w:divBdr>
            <w:top w:val="none" w:sz="0" w:space="0" w:color="auto"/>
            <w:left w:val="none" w:sz="0" w:space="0" w:color="auto"/>
            <w:bottom w:val="none" w:sz="0" w:space="0" w:color="auto"/>
            <w:right w:val="none" w:sz="0" w:space="0" w:color="auto"/>
          </w:divBdr>
        </w:div>
        <w:div w:id="152332017">
          <w:marLeft w:val="0"/>
          <w:marRight w:val="0"/>
          <w:marTop w:val="0"/>
          <w:marBottom w:val="0"/>
          <w:divBdr>
            <w:top w:val="none" w:sz="0" w:space="0" w:color="auto"/>
            <w:left w:val="none" w:sz="0" w:space="0" w:color="auto"/>
            <w:bottom w:val="none" w:sz="0" w:space="0" w:color="auto"/>
            <w:right w:val="none" w:sz="0" w:space="0" w:color="auto"/>
          </w:divBdr>
        </w:div>
        <w:div w:id="229930857">
          <w:marLeft w:val="0"/>
          <w:marRight w:val="0"/>
          <w:marTop w:val="0"/>
          <w:marBottom w:val="0"/>
          <w:divBdr>
            <w:top w:val="none" w:sz="0" w:space="0" w:color="auto"/>
            <w:left w:val="none" w:sz="0" w:space="0" w:color="auto"/>
            <w:bottom w:val="none" w:sz="0" w:space="0" w:color="auto"/>
            <w:right w:val="none" w:sz="0" w:space="0" w:color="auto"/>
          </w:divBdr>
        </w:div>
        <w:div w:id="283772253">
          <w:marLeft w:val="0"/>
          <w:marRight w:val="0"/>
          <w:marTop w:val="0"/>
          <w:marBottom w:val="0"/>
          <w:divBdr>
            <w:top w:val="none" w:sz="0" w:space="0" w:color="auto"/>
            <w:left w:val="none" w:sz="0" w:space="0" w:color="auto"/>
            <w:bottom w:val="none" w:sz="0" w:space="0" w:color="auto"/>
            <w:right w:val="none" w:sz="0" w:space="0" w:color="auto"/>
          </w:divBdr>
        </w:div>
        <w:div w:id="293144316">
          <w:marLeft w:val="0"/>
          <w:marRight w:val="0"/>
          <w:marTop w:val="0"/>
          <w:marBottom w:val="0"/>
          <w:divBdr>
            <w:top w:val="none" w:sz="0" w:space="0" w:color="auto"/>
            <w:left w:val="none" w:sz="0" w:space="0" w:color="auto"/>
            <w:bottom w:val="none" w:sz="0" w:space="0" w:color="auto"/>
            <w:right w:val="none" w:sz="0" w:space="0" w:color="auto"/>
          </w:divBdr>
        </w:div>
        <w:div w:id="374430778">
          <w:marLeft w:val="0"/>
          <w:marRight w:val="0"/>
          <w:marTop w:val="0"/>
          <w:marBottom w:val="0"/>
          <w:divBdr>
            <w:top w:val="none" w:sz="0" w:space="0" w:color="auto"/>
            <w:left w:val="none" w:sz="0" w:space="0" w:color="auto"/>
            <w:bottom w:val="none" w:sz="0" w:space="0" w:color="auto"/>
            <w:right w:val="none" w:sz="0" w:space="0" w:color="auto"/>
          </w:divBdr>
        </w:div>
        <w:div w:id="398211396">
          <w:marLeft w:val="0"/>
          <w:marRight w:val="0"/>
          <w:marTop w:val="0"/>
          <w:marBottom w:val="0"/>
          <w:divBdr>
            <w:top w:val="none" w:sz="0" w:space="0" w:color="auto"/>
            <w:left w:val="none" w:sz="0" w:space="0" w:color="auto"/>
            <w:bottom w:val="none" w:sz="0" w:space="0" w:color="auto"/>
            <w:right w:val="none" w:sz="0" w:space="0" w:color="auto"/>
          </w:divBdr>
        </w:div>
        <w:div w:id="405690703">
          <w:marLeft w:val="0"/>
          <w:marRight w:val="0"/>
          <w:marTop w:val="0"/>
          <w:marBottom w:val="0"/>
          <w:divBdr>
            <w:top w:val="none" w:sz="0" w:space="0" w:color="auto"/>
            <w:left w:val="none" w:sz="0" w:space="0" w:color="auto"/>
            <w:bottom w:val="none" w:sz="0" w:space="0" w:color="auto"/>
            <w:right w:val="none" w:sz="0" w:space="0" w:color="auto"/>
          </w:divBdr>
        </w:div>
        <w:div w:id="421606088">
          <w:marLeft w:val="0"/>
          <w:marRight w:val="0"/>
          <w:marTop w:val="0"/>
          <w:marBottom w:val="0"/>
          <w:divBdr>
            <w:top w:val="none" w:sz="0" w:space="0" w:color="auto"/>
            <w:left w:val="none" w:sz="0" w:space="0" w:color="auto"/>
            <w:bottom w:val="none" w:sz="0" w:space="0" w:color="auto"/>
            <w:right w:val="none" w:sz="0" w:space="0" w:color="auto"/>
          </w:divBdr>
        </w:div>
        <w:div w:id="501313687">
          <w:marLeft w:val="0"/>
          <w:marRight w:val="0"/>
          <w:marTop w:val="0"/>
          <w:marBottom w:val="0"/>
          <w:divBdr>
            <w:top w:val="none" w:sz="0" w:space="0" w:color="auto"/>
            <w:left w:val="none" w:sz="0" w:space="0" w:color="auto"/>
            <w:bottom w:val="none" w:sz="0" w:space="0" w:color="auto"/>
            <w:right w:val="none" w:sz="0" w:space="0" w:color="auto"/>
          </w:divBdr>
        </w:div>
        <w:div w:id="607857465">
          <w:marLeft w:val="0"/>
          <w:marRight w:val="0"/>
          <w:marTop w:val="0"/>
          <w:marBottom w:val="0"/>
          <w:divBdr>
            <w:top w:val="none" w:sz="0" w:space="0" w:color="auto"/>
            <w:left w:val="none" w:sz="0" w:space="0" w:color="auto"/>
            <w:bottom w:val="none" w:sz="0" w:space="0" w:color="auto"/>
            <w:right w:val="none" w:sz="0" w:space="0" w:color="auto"/>
          </w:divBdr>
        </w:div>
        <w:div w:id="691036604">
          <w:marLeft w:val="0"/>
          <w:marRight w:val="0"/>
          <w:marTop w:val="0"/>
          <w:marBottom w:val="0"/>
          <w:divBdr>
            <w:top w:val="none" w:sz="0" w:space="0" w:color="auto"/>
            <w:left w:val="none" w:sz="0" w:space="0" w:color="auto"/>
            <w:bottom w:val="none" w:sz="0" w:space="0" w:color="auto"/>
            <w:right w:val="none" w:sz="0" w:space="0" w:color="auto"/>
          </w:divBdr>
        </w:div>
        <w:div w:id="767778795">
          <w:marLeft w:val="0"/>
          <w:marRight w:val="0"/>
          <w:marTop w:val="0"/>
          <w:marBottom w:val="0"/>
          <w:divBdr>
            <w:top w:val="none" w:sz="0" w:space="0" w:color="auto"/>
            <w:left w:val="none" w:sz="0" w:space="0" w:color="auto"/>
            <w:bottom w:val="none" w:sz="0" w:space="0" w:color="auto"/>
            <w:right w:val="none" w:sz="0" w:space="0" w:color="auto"/>
          </w:divBdr>
        </w:div>
        <w:div w:id="797527465">
          <w:marLeft w:val="0"/>
          <w:marRight w:val="0"/>
          <w:marTop w:val="0"/>
          <w:marBottom w:val="0"/>
          <w:divBdr>
            <w:top w:val="none" w:sz="0" w:space="0" w:color="auto"/>
            <w:left w:val="none" w:sz="0" w:space="0" w:color="auto"/>
            <w:bottom w:val="none" w:sz="0" w:space="0" w:color="auto"/>
            <w:right w:val="none" w:sz="0" w:space="0" w:color="auto"/>
          </w:divBdr>
        </w:div>
        <w:div w:id="804933537">
          <w:marLeft w:val="0"/>
          <w:marRight w:val="0"/>
          <w:marTop w:val="0"/>
          <w:marBottom w:val="0"/>
          <w:divBdr>
            <w:top w:val="none" w:sz="0" w:space="0" w:color="auto"/>
            <w:left w:val="none" w:sz="0" w:space="0" w:color="auto"/>
            <w:bottom w:val="none" w:sz="0" w:space="0" w:color="auto"/>
            <w:right w:val="none" w:sz="0" w:space="0" w:color="auto"/>
          </w:divBdr>
        </w:div>
        <w:div w:id="818689436">
          <w:marLeft w:val="0"/>
          <w:marRight w:val="0"/>
          <w:marTop w:val="0"/>
          <w:marBottom w:val="0"/>
          <w:divBdr>
            <w:top w:val="none" w:sz="0" w:space="0" w:color="auto"/>
            <w:left w:val="none" w:sz="0" w:space="0" w:color="auto"/>
            <w:bottom w:val="none" w:sz="0" w:space="0" w:color="auto"/>
            <w:right w:val="none" w:sz="0" w:space="0" w:color="auto"/>
          </w:divBdr>
        </w:div>
        <w:div w:id="826749186">
          <w:marLeft w:val="0"/>
          <w:marRight w:val="0"/>
          <w:marTop w:val="0"/>
          <w:marBottom w:val="0"/>
          <w:divBdr>
            <w:top w:val="none" w:sz="0" w:space="0" w:color="auto"/>
            <w:left w:val="none" w:sz="0" w:space="0" w:color="auto"/>
            <w:bottom w:val="none" w:sz="0" w:space="0" w:color="auto"/>
            <w:right w:val="none" w:sz="0" w:space="0" w:color="auto"/>
          </w:divBdr>
        </w:div>
        <w:div w:id="862212153">
          <w:marLeft w:val="0"/>
          <w:marRight w:val="0"/>
          <w:marTop w:val="0"/>
          <w:marBottom w:val="0"/>
          <w:divBdr>
            <w:top w:val="none" w:sz="0" w:space="0" w:color="auto"/>
            <w:left w:val="none" w:sz="0" w:space="0" w:color="auto"/>
            <w:bottom w:val="none" w:sz="0" w:space="0" w:color="auto"/>
            <w:right w:val="none" w:sz="0" w:space="0" w:color="auto"/>
          </w:divBdr>
        </w:div>
        <w:div w:id="865750001">
          <w:marLeft w:val="0"/>
          <w:marRight w:val="0"/>
          <w:marTop w:val="0"/>
          <w:marBottom w:val="0"/>
          <w:divBdr>
            <w:top w:val="none" w:sz="0" w:space="0" w:color="auto"/>
            <w:left w:val="none" w:sz="0" w:space="0" w:color="auto"/>
            <w:bottom w:val="none" w:sz="0" w:space="0" w:color="auto"/>
            <w:right w:val="none" w:sz="0" w:space="0" w:color="auto"/>
          </w:divBdr>
        </w:div>
        <w:div w:id="915168193">
          <w:marLeft w:val="0"/>
          <w:marRight w:val="0"/>
          <w:marTop w:val="0"/>
          <w:marBottom w:val="0"/>
          <w:divBdr>
            <w:top w:val="none" w:sz="0" w:space="0" w:color="auto"/>
            <w:left w:val="none" w:sz="0" w:space="0" w:color="auto"/>
            <w:bottom w:val="none" w:sz="0" w:space="0" w:color="auto"/>
            <w:right w:val="none" w:sz="0" w:space="0" w:color="auto"/>
          </w:divBdr>
        </w:div>
        <w:div w:id="958338577">
          <w:marLeft w:val="0"/>
          <w:marRight w:val="0"/>
          <w:marTop w:val="0"/>
          <w:marBottom w:val="0"/>
          <w:divBdr>
            <w:top w:val="none" w:sz="0" w:space="0" w:color="auto"/>
            <w:left w:val="none" w:sz="0" w:space="0" w:color="auto"/>
            <w:bottom w:val="none" w:sz="0" w:space="0" w:color="auto"/>
            <w:right w:val="none" w:sz="0" w:space="0" w:color="auto"/>
          </w:divBdr>
        </w:div>
        <w:div w:id="1004236620">
          <w:marLeft w:val="0"/>
          <w:marRight w:val="0"/>
          <w:marTop w:val="0"/>
          <w:marBottom w:val="0"/>
          <w:divBdr>
            <w:top w:val="none" w:sz="0" w:space="0" w:color="auto"/>
            <w:left w:val="none" w:sz="0" w:space="0" w:color="auto"/>
            <w:bottom w:val="none" w:sz="0" w:space="0" w:color="auto"/>
            <w:right w:val="none" w:sz="0" w:space="0" w:color="auto"/>
          </w:divBdr>
        </w:div>
        <w:div w:id="1030644435">
          <w:marLeft w:val="0"/>
          <w:marRight w:val="0"/>
          <w:marTop w:val="0"/>
          <w:marBottom w:val="0"/>
          <w:divBdr>
            <w:top w:val="none" w:sz="0" w:space="0" w:color="auto"/>
            <w:left w:val="none" w:sz="0" w:space="0" w:color="auto"/>
            <w:bottom w:val="none" w:sz="0" w:space="0" w:color="auto"/>
            <w:right w:val="none" w:sz="0" w:space="0" w:color="auto"/>
          </w:divBdr>
        </w:div>
        <w:div w:id="1056321608">
          <w:marLeft w:val="0"/>
          <w:marRight w:val="0"/>
          <w:marTop w:val="0"/>
          <w:marBottom w:val="0"/>
          <w:divBdr>
            <w:top w:val="none" w:sz="0" w:space="0" w:color="auto"/>
            <w:left w:val="none" w:sz="0" w:space="0" w:color="auto"/>
            <w:bottom w:val="none" w:sz="0" w:space="0" w:color="auto"/>
            <w:right w:val="none" w:sz="0" w:space="0" w:color="auto"/>
          </w:divBdr>
        </w:div>
        <w:div w:id="1098597488">
          <w:marLeft w:val="0"/>
          <w:marRight w:val="0"/>
          <w:marTop w:val="0"/>
          <w:marBottom w:val="0"/>
          <w:divBdr>
            <w:top w:val="none" w:sz="0" w:space="0" w:color="auto"/>
            <w:left w:val="none" w:sz="0" w:space="0" w:color="auto"/>
            <w:bottom w:val="none" w:sz="0" w:space="0" w:color="auto"/>
            <w:right w:val="none" w:sz="0" w:space="0" w:color="auto"/>
          </w:divBdr>
        </w:div>
        <w:div w:id="1120689437">
          <w:marLeft w:val="0"/>
          <w:marRight w:val="0"/>
          <w:marTop w:val="0"/>
          <w:marBottom w:val="0"/>
          <w:divBdr>
            <w:top w:val="none" w:sz="0" w:space="0" w:color="auto"/>
            <w:left w:val="none" w:sz="0" w:space="0" w:color="auto"/>
            <w:bottom w:val="none" w:sz="0" w:space="0" w:color="auto"/>
            <w:right w:val="none" w:sz="0" w:space="0" w:color="auto"/>
          </w:divBdr>
        </w:div>
        <w:div w:id="1121218362">
          <w:marLeft w:val="0"/>
          <w:marRight w:val="0"/>
          <w:marTop w:val="0"/>
          <w:marBottom w:val="0"/>
          <w:divBdr>
            <w:top w:val="none" w:sz="0" w:space="0" w:color="auto"/>
            <w:left w:val="none" w:sz="0" w:space="0" w:color="auto"/>
            <w:bottom w:val="none" w:sz="0" w:space="0" w:color="auto"/>
            <w:right w:val="none" w:sz="0" w:space="0" w:color="auto"/>
          </w:divBdr>
        </w:div>
        <w:div w:id="1123036421">
          <w:marLeft w:val="0"/>
          <w:marRight w:val="0"/>
          <w:marTop w:val="0"/>
          <w:marBottom w:val="0"/>
          <w:divBdr>
            <w:top w:val="none" w:sz="0" w:space="0" w:color="auto"/>
            <w:left w:val="none" w:sz="0" w:space="0" w:color="auto"/>
            <w:bottom w:val="none" w:sz="0" w:space="0" w:color="auto"/>
            <w:right w:val="none" w:sz="0" w:space="0" w:color="auto"/>
          </w:divBdr>
        </w:div>
        <w:div w:id="1132484438">
          <w:marLeft w:val="0"/>
          <w:marRight w:val="0"/>
          <w:marTop w:val="0"/>
          <w:marBottom w:val="0"/>
          <w:divBdr>
            <w:top w:val="none" w:sz="0" w:space="0" w:color="auto"/>
            <w:left w:val="none" w:sz="0" w:space="0" w:color="auto"/>
            <w:bottom w:val="none" w:sz="0" w:space="0" w:color="auto"/>
            <w:right w:val="none" w:sz="0" w:space="0" w:color="auto"/>
          </w:divBdr>
        </w:div>
        <w:div w:id="1281958906">
          <w:marLeft w:val="0"/>
          <w:marRight w:val="0"/>
          <w:marTop w:val="0"/>
          <w:marBottom w:val="0"/>
          <w:divBdr>
            <w:top w:val="none" w:sz="0" w:space="0" w:color="auto"/>
            <w:left w:val="none" w:sz="0" w:space="0" w:color="auto"/>
            <w:bottom w:val="none" w:sz="0" w:space="0" w:color="auto"/>
            <w:right w:val="none" w:sz="0" w:space="0" w:color="auto"/>
          </w:divBdr>
        </w:div>
        <w:div w:id="1286543399">
          <w:marLeft w:val="0"/>
          <w:marRight w:val="0"/>
          <w:marTop w:val="0"/>
          <w:marBottom w:val="0"/>
          <w:divBdr>
            <w:top w:val="none" w:sz="0" w:space="0" w:color="auto"/>
            <w:left w:val="none" w:sz="0" w:space="0" w:color="auto"/>
            <w:bottom w:val="none" w:sz="0" w:space="0" w:color="auto"/>
            <w:right w:val="none" w:sz="0" w:space="0" w:color="auto"/>
          </w:divBdr>
        </w:div>
        <w:div w:id="1327394011">
          <w:marLeft w:val="0"/>
          <w:marRight w:val="0"/>
          <w:marTop w:val="0"/>
          <w:marBottom w:val="0"/>
          <w:divBdr>
            <w:top w:val="none" w:sz="0" w:space="0" w:color="auto"/>
            <w:left w:val="none" w:sz="0" w:space="0" w:color="auto"/>
            <w:bottom w:val="none" w:sz="0" w:space="0" w:color="auto"/>
            <w:right w:val="none" w:sz="0" w:space="0" w:color="auto"/>
          </w:divBdr>
        </w:div>
        <w:div w:id="1331834999">
          <w:marLeft w:val="0"/>
          <w:marRight w:val="0"/>
          <w:marTop w:val="0"/>
          <w:marBottom w:val="0"/>
          <w:divBdr>
            <w:top w:val="none" w:sz="0" w:space="0" w:color="auto"/>
            <w:left w:val="none" w:sz="0" w:space="0" w:color="auto"/>
            <w:bottom w:val="none" w:sz="0" w:space="0" w:color="auto"/>
            <w:right w:val="none" w:sz="0" w:space="0" w:color="auto"/>
          </w:divBdr>
        </w:div>
        <w:div w:id="1469543804">
          <w:marLeft w:val="0"/>
          <w:marRight w:val="0"/>
          <w:marTop w:val="0"/>
          <w:marBottom w:val="0"/>
          <w:divBdr>
            <w:top w:val="none" w:sz="0" w:space="0" w:color="auto"/>
            <w:left w:val="none" w:sz="0" w:space="0" w:color="auto"/>
            <w:bottom w:val="none" w:sz="0" w:space="0" w:color="auto"/>
            <w:right w:val="none" w:sz="0" w:space="0" w:color="auto"/>
          </w:divBdr>
        </w:div>
        <w:div w:id="1470785920">
          <w:marLeft w:val="0"/>
          <w:marRight w:val="0"/>
          <w:marTop w:val="0"/>
          <w:marBottom w:val="0"/>
          <w:divBdr>
            <w:top w:val="none" w:sz="0" w:space="0" w:color="auto"/>
            <w:left w:val="none" w:sz="0" w:space="0" w:color="auto"/>
            <w:bottom w:val="none" w:sz="0" w:space="0" w:color="auto"/>
            <w:right w:val="none" w:sz="0" w:space="0" w:color="auto"/>
          </w:divBdr>
        </w:div>
        <w:div w:id="1473130892">
          <w:marLeft w:val="0"/>
          <w:marRight w:val="0"/>
          <w:marTop w:val="0"/>
          <w:marBottom w:val="0"/>
          <w:divBdr>
            <w:top w:val="none" w:sz="0" w:space="0" w:color="auto"/>
            <w:left w:val="none" w:sz="0" w:space="0" w:color="auto"/>
            <w:bottom w:val="none" w:sz="0" w:space="0" w:color="auto"/>
            <w:right w:val="none" w:sz="0" w:space="0" w:color="auto"/>
          </w:divBdr>
        </w:div>
        <w:div w:id="1564483663">
          <w:marLeft w:val="0"/>
          <w:marRight w:val="0"/>
          <w:marTop w:val="0"/>
          <w:marBottom w:val="0"/>
          <w:divBdr>
            <w:top w:val="none" w:sz="0" w:space="0" w:color="auto"/>
            <w:left w:val="none" w:sz="0" w:space="0" w:color="auto"/>
            <w:bottom w:val="none" w:sz="0" w:space="0" w:color="auto"/>
            <w:right w:val="none" w:sz="0" w:space="0" w:color="auto"/>
          </w:divBdr>
        </w:div>
        <w:div w:id="1568151659">
          <w:marLeft w:val="0"/>
          <w:marRight w:val="0"/>
          <w:marTop w:val="0"/>
          <w:marBottom w:val="0"/>
          <w:divBdr>
            <w:top w:val="none" w:sz="0" w:space="0" w:color="auto"/>
            <w:left w:val="none" w:sz="0" w:space="0" w:color="auto"/>
            <w:bottom w:val="none" w:sz="0" w:space="0" w:color="auto"/>
            <w:right w:val="none" w:sz="0" w:space="0" w:color="auto"/>
          </w:divBdr>
        </w:div>
        <w:div w:id="1589851145">
          <w:marLeft w:val="0"/>
          <w:marRight w:val="0"/>
          <w:marTop w:val="0"/>
          <w:marBottom w:val="0"/>
          <w:divBdr>
            <w:top w:val="none" w:sz="0" w:space="0" w:color="auto"/>
            <w:left w:val="none" w:sz="0" w:space="0" w:color="auto"/>
            <w:bottom w:val="none" w:sz="0" w:space="0" w:color="auto"/>
            <w:right w:val="none" w:sz="0" w:space="0" w:color="auto"/>
          </w:divBdr>
        </w:div>
        <w:div w:id="1618026764">
          <w:marLeft w:val="0"/>
          <w:marRight w:val="0"/>
          <w:marTop w:val="0"/>
          <w:marBottom w:val="0"/>
          <w:divBdr>
            <w:top w:val="none" w:sz="0" w:space="0" w:color="auto"/>
            <w:left w:val="none" w:sz="0" w:space="0" w:color="auto"/>
            <w:bottom w:val="none" w:sz="0" w:space="0" w:color="auto"/>
            <w:right w:val="none" w:sz="0" w:space="0" w:color="auto"/>
          </w:divBdr>
        </w:div>
        <w:div w:id="1640652998">
          <w:marLeft w:val="0"/>
          <w:marRight w:val="0"/>
          <w:marTop w:val="0"/>
          <w:marBottom w:val="0"/>
          <w:divBdr>
            <w:top w:val="none" w:sz="0" w:space="0" w:color="auto"/>
            <w:left w:val="none" w:sz="0" w:space="0" w:color="auto"/>
            <w:bottom w:val="none" w:sz="0" w:space="0" w:color="auto"/>
            <w:right w:val="none" w:sz="0" w:space="0" w:color="auto"/>
          </w:divBdr>
        </w:div>
        <w:div w:id="1653488693">
          <w:marLeft w:val="0"/>
          <w:marRight w:val="0"/>
          <w:marTop w:val="0"/>
          <w:marBottom w:val="0"/>
          <w:divBdr>
            <w:top w:val="none" w:sz="0" w:space="0" w:color="auto"/>
            <w:left w:val="none" w:sz="0" w:space="0" w:color="auto"/>
            <w:bottom w:val="none" w:sz="0" w:space="0" w:color="auto"/>
            <w:right w:val="none" w:sz="0" w:space="0" w:color="auto"/>
          </w:divBdr>
        </w:div>
        <w:div w:id="1658535461">
          <w:marLeft w:val="0"/>
          <w:marRight w:val="0"/>
          <w:marTop w:val="0"/>
          <w:marBottom w:val="0"/>
          <w:divBdr>
            <w:top w:val="none" w:sz="0" w:space="0" w:color="auto"/>
            <w:left w:val="none" w:sz="0" w:space="0" w:color="auto"/>
            <w:bottom w:val="none" w:sz="0" w:space="0" w:color="auto"/>
            <w:right w:val="none" w:sz="0" w:space="0" w:color="auto"/>
          </w:divBdr>
        </w:div>
        <w:div w:id="1757708142">
          <w:marLeft w:val="0"/>
          <w:marRight w:val="0"/>
          <w:marTop w:val="0"/>
          <w:marBottom w:val="0"/>
          <w:divBdr>
            <w:top w:val="none" w:sz="0" w:space="0" w:color="auto"/>
            <w:left w:val="none" w:sz="0" w:space="0" w:color="auto"/>
            <w:bottom w:val="none" w:sz="0" w:space="0" w:color="auto"/>
            <w:right w:val="none" w:sz="0" w:space="0" w:color="auto"/>
          </w:divBdr>
        </w:div>
        <w:div w:id="1794641268">
          <w:marLeft w:val="0"/>
          <w:marRight w:val="0"/>
          <w:marTop w:val="0"/>
          <w:marBottom w:val="0"/>
          <w:divBdr>
            <w:top w:val="none" w:sz="0" w:space="0" w:color="auto"/>
            <w:left w:val="none" w:sz="0" w:space="0" w:color="auto"/>
            <w:bottom w:val="none" w:sz="0" w:space="0" w:color="auto"/>
            <w:right w:val="none" w:sz="0" w:space="0" w:color="auto"/>
          </w:divBdr>
        </w:div>
        <w:div w:id="1852915547">
          <w:marLeft w:val="0"/>
          <w:marRight w:val="0"/>
          <w:marTop w:val="0"/>
          <w:marBottom w:val="0"/>
          <w:divBdr>
            <w:top w:val="none" w:sz="0" w:space="0" w:color="auto"/>
            <w:left w:val="none" w:sz="0" w:space="0" w:color="auto"/>
            <w:bottom w:val="none" w:sz="0" w:space="0" w:color="auto"/>
            <w:right w:val="none" w:sz="0" w:space="0" w:color="auto"/>
          </w:divBdr>
        </w:div>
        <w:div w:id="1872188319">
          <w:marLeft w:val="0"/>
          <w:marRight w:val="0"/>
          <w:marTop w:val="0"/>
          <w:marBottom w:val="0"/>
          <w:divBdr>
            <w:top w:val="none" w:sz="0" w:space="0" w:color="auto"/>
            <w:left w:val="none" w:sz="0" w:space="0" w:color="auto"/>
            <w:bottom w:val="none" w:sz="0" w:space="0" w:color="auto"/>
            <w:right w:val="none" w:sz="0" w:space="0" w:color="auto"/>
          </w:divBdr>
        </w:div>
        <w:div w:id="1880628307">
          <w:marLeft w:val="0"/>
          <w:marRight w:val="0"/>
          <w:marTop w:val="0"/>
          <w:marBottom w:val="0"/>
          <w:divBdr>
            <w:top w:val="none" w:sz="0" w:space="0" w:color="auto"/>
            <w:left w:val="none" w:sz="0" w:space="0" w:color="auto"/>
            <w:bottom w:val="none" w:sz="0" w:space="0" w:color="auto"/>
            <w:right w:val="none" w:sz="0" w:space="0" w:color="auto"/>
          </w:divBdr>
        </w:div>
        <w:div w:id="2082629228">
          <w:marLeft w:val="0"/>
          <w:marRight w:val="0"/>
          <w:marTop w:val="0"/>
          <w:marBottom w:val="0"/>
          <w:divBdr>
            <w:top w:val="none" w:sz="0" w:space="0" w:color="auto"/>
            <w:left w:val="none" w:sz="0" w:space="0" w:color="auto"/>
            <w:bottom w:val="none" w:sz="0" w:space="0" w:color="auto"/>
            <w:right w:val="none" w:sz="0" w:space="0" w:color="auto"/>
          </w:divBdr>
        </w:div>
      </w:divsChild>
    </w:div>
    <w:div w:id="1360428583">
      <w:bodyDiv w:val="1"/>
      <w:marLeft w:val="0"/>
      <w:marRight w:val="0"/>
      <w:marTop w:val="0"/>
      <w:marBottom w:val="0"/>
      <w:divBdr>
        <w:top w:val="none" w:sz="0" w:space="0" w:color="auto"/>
        <w:left w:val="none" w:sz="0" w:space="0" w:color="auto"/>
        <w:bottom w:val="none" w:sz="0" w:space="0" w:color="auto"/>
        <w:right w:val="none" w:sz="0" w:space="0" w:color="auto"/>
      </w:divBdr>
    </w:div>
    <w:div w:id="1430539277">
      <w:bodyDiv w:val="1"/>
      <w:marLeft w:val="0"/>
      <w:marRight w:val="0"/>
      <w:marTop w:val="0"/>
      <w:marBottom w:val="0"/>
      <w:divBdr>
        <w:top w:val="none" w:sz="0" w:space="0" w:color="auto"/>
        <w:left w:val="none" w:sz="0" w:space="0" w:color="auto"/>
        <w:bottom w:val="none" w:sz="0" w:space="0" w:color="auto"/>
        <w:right w:val="none" w:sz="0" w:space="0" w:color="auto"/>
      </w:divBdr>
    </w:div>
    <w:div w:id="1603342068">
      <w:bodyDiv w:val="1"/>
      <w:marLeft w:val="0"/>
      <w:marRight w:val="0"/>
      <w:marTop w:val="0"/>
      <w:marBottom w:val="0"/>
      <w:divBdr>
        <w:top w:val="none" w:sz="0" w:space="0" w:color="auto"/>
        <w:left w:val="none" w:sz="0" w:space="0" w:color="auto"/>
        <w:bottom w:val="none" w:sz="0" w:space="0" w:color="auto"/>
        <w:right w:val="none" w:sz="0" w:space="0" w:color="auto"/>
      </w:divBdr>
    </w:div>
    <w:div w:id="1620061934">
      <w:bodyDiv w:val="1"/>
      <w:marLeft w:val="0"/>
      <w:marRight w:val="0"/>
      <w:marTop w:val="0"/>
      <w:marBottom w:val="0"/>
      <w:divBdr>
        <w:top w:val="none" w:sz="0" w:space="0" w:color="auto"/>
        <w:left w:val="none" w:sz="0" w:space="0" w:color="auto"/>
        <w:bottom w:val="none" w:sz="0" w:space="0" w:color="auto"/>
        <w:right w:val="none" w:sz="0" w:space="0" w:color="auto"/>
      </w:divBdr>
    </w:div>
    <w:div w:id="1748461077">
      <w:bodyDiv w:val="1"/>
      <w:marLeft w:val="0"/>
      <w:marRight w:val="0"/>
      <w:marTop w:val="0"/>
      <w:marBottom w:val="0"/>
      <w:divBdr>
        <w:top w:val="none" w:sz="0" w:space="0" w:color="auto"/>
        <w:left w:val="none" w:sz="0" w:space="0" w:color="auto"/>
        <w:bottom w:val="none" w:sz="0" w:space="0" w:color="auto"/>
        <w:right w:val="none" w:sz="0" w:space="0" w:color="auto"/>
      </w:divBdr>
    </w:div>
    <w:div w:id="1850023712">
      <w:bodyDiv w:val="1"/>
      <w:marLeft w:val="0"/>
      <w:marRight w:val="0"/>
      <w:marTop w:val="0"/>
      <w:marBottom w:val="0"/>
      <w:divBdr>
        <w:top w:val="none" w:sz="0" w:space="0" w:color="auto"/>
        <w:left w:val="none" w:sz="0" w:space="0" w:color="auto"/>
        <w:bottom w:val="none" w:sz="0" w:space="0" w:color="auto"/>
        <w:right w:val="none" w:sz="0" w:space="0" w:color="auto"/>
      </w:divBdr>
    </w:div>
    <w:div w:id="1874146523">
      <w:bodyDiv w:val="1"/>
      <w:marLeft w:val="0"/>
      <w:marRight w:val="0"/>
      <w:marTop w:val="0"/>
      <w:marBottom w:val="0"/>
      <w:divBdr>
        <w:top w:val="none" w:sz="0" w:space="0" w:color="auto"/>
        <w:left w:val="none" w:sz="0" w:space="0" w:color="auto"/>
        <w:bottom w:val="none" w:sz="0" w:space="0" w:color="auto"/>
        <w:right w:val="none" w:sz="0" w:space="0" w:color="auto"/>
      </w:divBdr>
    </w:div>
    <w:div w:id="1929459111">
      <w:bodyDiv w:val="1"/>
      <w:marLeft w:val="0"/>
      <w:marRight w:val="0"/>
      <w:marTop w:val="0"/>
      <w:marBottom w:val="0"/>
      <w:divBdr>
        <w:top w:val="none" w:sz="0" w:space="0" w:color="auto"/>
        <w:left w:val="none" w:sz="0" w:space="0" w:color="auto"/>
        <w:bottom w:val="none" w:sz="0" w:space="0" w:color="auto"/>
        <w:right w:val="none" w:sz="0" w:space="0" w:color="auto"/>
      </w:divBdr>
    </w:div>
    <w:div w:id="1996295014">
      <w:bodyDiv w:val="1"/>
      <w:marLeft w:val="0"/>
      <w:marRight w:val="0"/>
      <w:marTop w:val="0"/>
      <w:marBottom w:val="0"/>
      <w:divBdr>
        <w:top w:val="none" w:sz="0" w:space="0" w:color="auto"/>
        <w:left w:val="none" w:sz="0" w:space="0" w:color="auto"/>
        <w:bottom w:val="none" w:sz="0" w:space="0" w:color="auto"/>
        <w:right w:val="none" w:sz="0" w:space="0" w:color="auto"/>
      </w:divBdr>
    </w:div>
    <w:div w:id="2030136032">
      <w:bodyDiv w:val="1"/>
      <w:marLeft w:val="0"/>
      <w:marRight w:val="0"/>
      <w:marTop w:val="0"/>
      <w:marBottom w:val="0"/>
      <w:divBdr>
        <w:top w:val="none" w:sz="0" w:space="0" w:color="auto"/>
        <w:left w:val="none" w:sz="0" w:space="0" w:color="auto"/>
        <w:bottom w:val="none" w:sz="0" w:space="0" w:color="auto"/>
        <w:right w:val="none" w:sz="0" w:space="0" w:color="auto"/>
      </w:divBdr>
    </w:div>
    <w:div w:id="2092699567">
      <w:bodyDiv w:val="1"/>
      <w:marLeft w:val="0"/>
      <w:marRight w:val="0"/>
      <w:marTop w:val="0"/>
      <w:marBottom w:val="0"/>
      <w:divBdr>
        <w:top w:val="none" w:sz="0" w:space="0" w:color="auto"/>
        <w:left w:val="none" w:sz="0" w:space="0" w:color="auto"/>
        <w:bottom w:val="none" w:sz="0" w:space="0" w:color="auto"/>
        <w:right w:val="none" w:sz="0" w:space="0" w:color="auto"/>
      </w:divBdr>
    </w:div>
    <w:div w:id="2095860236">
      <w:bodyDiv w:val="1"/>
      <w:marLeft w:val="0"/>
      <w:marRight w:val="0"/>
      <w:marTop w:val="0"/>
      <w:marBottom w:val="0"/>
      <w:divBdr>
        <w:top w:val="none" w:sz="0" w:space="0" w:color="auto"/>
        <w:left w:val="none" w:sz="0" w:space="0" w:color="auto"/>
        <w:bottom w:val="none" w:sz="0" w:space="0" w:color="auto"/>
        <w:right w:val="none" w:sz="0" w:space="0" w:color="auto"/>
      </w:divBdr>
    </w:div>
    <w:div w:id="2109302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1.xml"/><Relationship Id="rId18" Type="http://schemas.openxmlformats.org/officeDocument/2006/relationships/customXml" Target="ink/ink5.xm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ustomXml" Target="ink/ink4.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0.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4:24:34.056"/>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0 0,'4'0,"4"0,5 0,3 0,3 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4:24:27.622"/>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0 0,'4'0,"4"0,5 0,3 0,3 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4:24:07.785"/>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0 0,'4'0,"4"0,5 0,3 0,3 0,-1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4:23:57.727"/>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0 0,'4'0,"4"0,5 0,3 0,3 0,-1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24T03:10:07.247"/>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0 0,'4'0,"4"0,5 0,3 0,3 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0D7B5-7E9D-4AC4-9138-D4082FF50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34</Pages>
  <Words>9283</Words>
  <Characters>52917</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McDonnell</dc:creator>
  <cp:keywords/>
  <dc:description/>
  <cp:lastModifiedBy>Samuel McDonnell</cp:lastModifiedBy>
  <cp:revision>201</cp:revision>
  <dcterms:created xsi:type="dcterms:W3CDTF">2024-07-26T04:40:00Z</dcterms:created>
  <dcterms:modified xsi:type="dcterms:W3CDTF">2024-08-07T04:43:00Z</dcterms:modified>
</cp:coreProperties>
</file>